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9407117" w:displacedByCustomXml="next"/>
    <w:bookmarkEnd w:id="0" w:displacedByCustomXml="next"/>
    <w:bookmarkStart w:id="1" w:name="_Hlk134251581" w:displacedByCustomXml="next"/>
    <w:sdt>
      <w:sdtPr>
        <w:rPr>
          <w:rFonts w:ascii="Times New Roman" w:hAnsi="Times New Roman" w:cs="Times New Roman"/>
          <w:sz w:val="96"/>
          <w:szCs w:val="96"/>
        </w:rPr>
        <w:id w:val="-123924594"/>
        <w:docPartObj>
          <w:docPartGallery w:val="Cover Pages"/>
          <w:docPartUnique/>
        </w:docPartObj>
      </w:sdtPr>
      <w:sdtEndPr>
        <w:rPr>
          <w:sz w:val="28"/>
          <w:szCs w:val="28"/>
        </w:rPr>
      </w:sdtEndPr>
      <w:sdtContent>
        <w:p w14:paraId="3414B799" w14:textId="48597B4B" w:rsidR="001E4DB3" w:rsidRPr="0034463A" w:rsidRDefault="00F72F33" w:rsidP="00F72F33">
          <w:pPr>
            <w:spacing w:beforeLines="600" w:before="2286"/>
            <w:ind w:leftChars="0" w:left="0"/>
            <w:jc w:val="center"/>
            <w:rPr>
              <w:rFonts w:ascii="Times New Roman" w:hAnsi="Times New Roman" w:cs="Times New Roman"/>
              <w:sz w:val="80"/>
              <w:szCs w:val="80"/>
            </w:rPr>
          </w:pPr>
          <w:r w:rsidRPr="0034463A">
            <w:rPr>
              <w:rFonts w:ascii="Times New Roman" w:hAnsi="Times New Roman" w:cs="Times New Roman" w:hint="eastAsia"/>
              <w:color w:val="0000FF"/>
              <w:sz w:val="92"/>
              <w:szCs w:val="92"/>
            </w:rPr>
            <w:t>北護二手書販賣系統</w:t>
          </w:r>
          <w:r w:rsidR="001E4DB3" w:rsidRPr="0034463A">
            <w:rPr>
              <w:rFonts w:ascii="Times New Roman" w:hAnsi="Times New Roman" w:cs="Times New Roman" w:hint="eastAsia"/>
              <w:sz w:val="80"/>
              <w:szCs w:val="80"/>
            </w:rPr>
            <w:t>系統規格建議書</w:t>
          </w:r>
        </w:p>
        <w:p w14:paraId="19D43D8E" w14:textId="3DBEFD85" w:rsidR="001E4DB3" w:rsidRPr="0034463A" w:rsidRDefault="001E4DB3" w:rsidP="001E4DB3">
          <w:pPr>
            <w:ind w:leftChars="0" w:left="0"/>
            <w:jc w:val="center"/>
            <w:rPr>
              <w:rFonts w:ascii="Times New Roman" w:hAnsi="Times New Roman" w:cs="Times New Roman"/>
              <w:sz w:val="36"/>
            </w:rPr>
          </w:pPr>
          <w:r w:rsidRPr="0034463A">
            <w:rPr>
              <w:rFonts w:ascii="Times New Roman" w:hAnsi="Times New Roman" w:cs="Times New Roman"/>
              <w:sz w:val="36"/>
            </w:rPr>
            <w:t xml:space="preserve">(Rev </w:t>
          </w:r>
          <w:r w:rsidR="00457395">
            <w:rPr>
              <w:rFonts w:ascii="Times New Roman" w:hAnsi="Times New Roman" w:cs="Times New Roman"/>
              <w:sz w:val="36"/>
            </w:rPr>
            <w:t>3.</w:t>
          </w:r>
          <w:r w:rsidR="004C2492">
            <w:rPr>
              <w:rFonts w:ascii="Times New Roman" w:hAnsi="Times New Roman" w:cs="Times New Roman" w:hint="eastAsia"/>
              <w:sz w:val="36"/>
            </w:rPr>
            <w:t>8</w:t>
          </w:r>
          <w:r w:rsidRPr="0034463A">
            <w:rPr>
              <w:rFonts w:ascii="Times New Roman" w:hAnsi="Times New Roman" w:cs="Times New Roman"/>
              <w:sz w:val="36"/>
            </w:rPr>
            <w:t>)</w:t>
          </w:r>
        </w:p>
        <w:p w14:paraId="7E4A234F" w14:textId="4F434B97" w:rsidR="001E4DB3" w:rsidRPr="0034463A" w:rsidRDefault="00FA0842" w:rsidP="001E4DB3">
          <w:pPr>
            <w:spacing w:beforeLines="1200" w:before="4572"/>
            <w:ind w:leftChars="0" w:left="0"/>
            <w:jc w:val="center"/>
            <w:rPr>
              <w:rFonts w:ascii="Times New Roman" w:hAnsi="Times New Roman" w:cs="Times New Roman"/>
              <w:color w:val="0000FF"/>
              <w:sz w:val="40"/>
              <w:szCs w:val="40"/>
            </w:rPr>
          </w:pPr>
          <w:r w:rsidRPr="0034463A">
            <w:rPr>
              <w:rFonts w:ascii="Times New Roman" w:hAnsi="Times New Roman" w:cs="Times New Roman" w:hint="eastAsia"/>
              <w:color w:val="0000FF"/>
              <w:sz w:val="40"/>
              <w:szCs w:val="40"/>
            </w:rPr>
            <w:t>第一組</w:t>
          </w:r>
        </w:p>
        <w:p w14:paraId="3A30A94E" w14:textId="4EDE6CCE" w:rsidR="001E4DB3" w:rsidRPr="0034463A" w:rsidRDefault="00E5675A" w:rsidP="001E4DB3">
          <w:pPr>
            <w:ind w:leftChars="0" w:left="0"/>
            <w:jc w:val="center"/>
            <w:rPr>
              <w:rFonts w:ascii="Times New Roman" w:hAnsi="Times New Roman" w:cs="Times New Roman"/>
              <w:color w:val="0000FF"/>
              <w:sz w:val="36"/>
              <w:szCs w:val="36"/>
            </w:rPr>
          </w:pPr>
          <w:r w:rsidRPr="0034463A">
            <w:rPr>
              <w:rFonts w:ascii="Times New Roman" w:hAnsi="Times New Roman" w:cs="Times New Roman" w:hint="eastAsia"/>
              <w:color w:val="0000FF"/>
              <w:sz w:val="36"/>
              <w:szCs w:val="36"/>
            </w:rPr>
            <w:t>122114119</w:t>
          </w:r>
          <w:r w:rsidR="001E4DB3" w:rsidRPr="0034463A">
            <w:rPr>
              <w:rFonts w:ascii="Times New Roman" w:hAnsi="Times New Roman" w:cs="Times New Roman" w:hint="eastAsia"/>
              <w:color w:val="0000FF"/>
              <w:sz w:val="36"/>
              <w:szCs w:val="36"/>
            </w:rPr>
            <w:t>_</w:t>
          </w:r>
          <w:r w:rsidRPr="0034463A">
            <w:rPr>
              <w:rFonts w:ascii="Times New Roman" w:hAnsi="Times New Roman" w:cs="Times New Roman" w:hint="eastAsia"/>
              <w:color w:val="0000FF"/>
              <w:sz w:val="36"/>
              <w:szCs w:val="36"/>
            </w:rPr>
            <w:t>黃郁心</w:t>
          </w:r>
          <w:r w:rsidR="001E4DB3" w:rsidRPr="0034463A">
            <w:rPr>
              <w:rFonts w:ascii="Times New Roman" w:hAnsi="Times New Roman" w:cs="Times New Roman" w:hint="eastAsia"/>
              <w:color w:val="0000FF"/>
              <w:sz w:val="36"/>
              <w:szCs w:val="36"/>
            </w:rPr>
            <w:t>(</w:t>
          </w:r>
          <w:r w:rsidR="001E4DB3" w:rsidRPr="0034463A">
            <w:rPr>
              <w:rFonts w:ascii="Times New Roman" w:hAnsi="Times New Roman" w:cs="Times New Roman" w:hint="eastAsia"/>
              <w:color w:val="0000FF"/>
              <w:sz w:val="36"/>
              <w:szCs w:val="36"/>
            </w:rPr>
            <w:t>組長</w:t>
          </w:r>
          <w:r w:rsidR="001E4DB3" w:rsidRPr="0034463A">
            <w:rPr>
              <w:rFonts w:ascii="Times New Roman" w:hAnsi="Times New Roman" w:cs="Times New Roman" w:hint="eastAsia"/>
              <w:color w:val="0000FF"/>
              <w:sz w:val="36"/>
              <w:szCs w:val="36"/>
            </w:rPr>
            <w:t>)</w:t>
          </w:r>
        </w:p>
        <w:p w14:paraId="754EFAAA" w14:textId="57864726" w:rsidR="002D3DD9" w:rsidRPr="0034463A" w:rsidRDefault="00FA0842" w:rsidP="001E4DB3">
          <w:pPr>
            <w:ind w:leftChars="0" w:left="0"/>
            <w:jc w:val="center"/>
            <w:rPr>
              <w:rFonts w:ascii="Times New Roman" w:hAnsi="Times New Roman" w:cs="Times New Roman"/>
              <w:color w:val="0000FF"/>
              <w:sz w:val="36"/>
              <w:szCs w:val="36"/>
            </w:rPr>
          </w:pPr>
          <w:r w:rsidRPr="0034463A">
            <w:rPr>
              <w:rFonts w:ascii="Times New Roman" w:hAnsi="Times New Roman" w:cs="Times New Roman" w:hint="eastAsia"/>
              <w:color w:val="0000FF"/>
              <w:sz w:val="36"/>
              <w:szCs w:val="36"/>
            </w:rPr>
            <w:t>122114107</w:t>
          </w:r>
          <w:r w:rsidR="002D3DD9" w:rsidRPr="0034463A">
            <w:rPr>
              <w:rFonts w:ascii="Times New Roman" w:hAnsi="Times New Roman" w:cs="Times New Roman" w:hint="eastAsia"/>
              <w:color w:val="0000FF"/>
              <w:sz w:val="36"/>
              <w:szCs w:val="36"/>
            </w:rPr>
            <w:t>_</w:t>
          </w:r>
          <w:r w:rsidRPr="0034463A">
            <w:rPr>
              <w:rFonts w:ascii="Times New Roman" w:hAnsi="Times New Roman" w:cs="Times New Roman" w:hint="eastAsia"/>
              <w:color w:val="0000FF"/>
              <w:sz w:val="36"/>
              <w:szCs w:val="36"/>
            </w:rPr>
            <w:t>闕紫彤</w:t>
          </w:r>
          <w:r w:rsidR="00EC4E8B" w:rsidRPr="0034463A">
            <w:rPr>
              <w:rFonts w:ascii="Times New Roman" w:hAnsi="Times New Roman" w:cs="Times New Roman" w:hint="eastAsia"/>
              <w:color w:val="0000FF"/>
              <w:sz w:val="36"/>
              <w:szCs w:val="36"/>
            </w:rPr>
            <w:t>、</w:t>
          </w:r>
          <w:r w:rsidR="008531BB" w:rsidRPr="0034463A">
            <w:rPr>
              <w:rFonts w:ascii="Times New Roman" w:hAnsi="Times New Roman" w:cs="Times New Roman" w:hint="eastAsia"/>
              <w:color w:val="0000FF"/>
              <w:sz w:val="36"/>
              <w:szCs w:val="36"/>
            </w:rPr>
            <w:t>1</w:t>
          </w:r>
          <w:r w:rsidR="008531BB" w:rsidRPr="0034463A">
            <w:rPr>
              <w:rFonts w:ascii="Times New Roman" w:hAnsi="Times New Roman" w:cs="Times New Roman"/>
              <w:color w:val="0000FF"/>
              <w:sz w:val="36"/>
              <w:szCs w:val="36"/>
            </w:rPr>
            <w:t>22114914</w:t>
          </w:r>
          <w:r w:rsidR="002D3DD9" w:rsidRPr="0034463A">
            <w:rPr>
              <w:rFonts w:ascii="Times New Roman" w:hAnsi="Times New Roman" w:cs="Times New Roman" w:hint="eastAsia"/>
              <w:color w:val="0000FF"/>
              <w:sz w:val="36"/>
              <w:szCs w:val="36"/>
            </w:rPr>
            <w:t>_</w:t>
          </w:r>
          <w:r w:rsidR="008531BB" w:rsidRPr="0034463A">
            <w:rPr>
              <w:rFonts w:ascii="Times New Roman" w:hAnsi="Times New Roman" w:cs="Times New Roman" w:hint="eastAsia"/>
              <w:color w:val="0000FF"/>
              <w:sz w:val="36"/>
              <w:szCs w:val="36"/>
            </w:rPr>
            <w:t>賈子瑩</w:t>
          </w:r>
        </w:p>
        <w:p w14:paraId="496F6835" w14:textId="5BBE41DC" w:rsidR="00EC4E8B" w:rsidRPr="0034463A" w:rsidRDefault="002D3DD9" w:rsidP="00E145A2">
          <w:pPr>
            <w:ind w:leftChars="0" w:left="0"/>
            <w:jc w:val="center"/>
            <w:rPr>
              <w:rStyle w:val="af0"/>
              <w:rFonts w:ascii="Times New Roman" w:hAnsi="Times New Roman" w:cs="Times New Roman"/>
              <w:color w:val="002060"/>
              <w:sz w:val="32"/>
              <w:szCs w:val="32"/>
            </w:rPr>
            <w:sectPr w:rsidR="00EC4E8B" w:rsidRPr="0034463A" w:rsidSect="006F5091">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start="0"/>
              <w:cols w:space="425"/>
              <w:titlePg/>
              <w:docGrid w:type="lines" w:linePitch="381"/>
            </w:sectPr>
          </w:pPr>
          <w:r w:rsidRPr="0034463A">
            <w:rPr>
              <w:rFonts w:ascii="Times New Roman" w:hAnsi="Times New Roman" w:cs="Times New Roman" w:hint="eastAsia"/>
              <w:szCs w:val="28"/>
            </w:rPr>
            <w:t>中華民國</w:t>
          </w:r>
          <w:r w:rsidRPr="0034463A">
            <w:rPr>
              <w:rFonts w:ascii="Times New Roman" w:hAnsi="Times New Roman" w:cs="Times New Roman"/>
              <w:szCs w:val="28"/>
            </w:rPr>
            <w:fldChar w:fldCharType="begin"/>
          </w:r>
          <w:r w:rsidRPr="0034463A">
            <w:rPr>
              <w:rFonts w:ascii="Times New Roman" w:hAnsi="Times New Roman" w:cs="Times New Roman"/>
              <w:szCs w:val="28"/>
            </w:rPr>
            <w:instrText xml:space="preserve"> </w:instrText>
          </w:r>
          <w:r w:rsidRPr="0034463A">
            <w:rPr>
              <w:rFonts w:ascii="Times New Roman" w:hAnsi="Times New Roman" w:cs="Times New Roman" w:hint="eastAsia"/>
              <w:szCs w:val="28"/>
            </w:rPr>
            <w:instrText>TIME \@ "e</w:instrText>
          </w:r>
          <w:r w:rsidRPr="0034463A">
            <w:rPr>
              <w:rFonts w:ascii="Times New Roman" w:hAnsi="Times New Roman" w:cs="Times New Roman" w:hint="eastAsia"/>
              <w:szCs w:val="28"/>
            </w:rPr>
            <w:instrText>年</w:instrText>
          </w:r>
          <w:r w:rsidRPr="0034463A">
            <w:rPr>
              <w:rFonts w:ascii="Times New Roman" w:hAnsi="Times New Roman" w:cs="Times New Roman" w:hint="eastAsia"/>
              <w:szCs w:val="28"/>
            </w:rPr>
            <w:instrText>M</w:instrText>
          </w:r>
          <w:r w:rsidRPr="0034463A">
            <w:rPr>
              <w:rFonts w:ascii="Times New Roman" w:hAnsi="Times New Roman" w:cs="Times New Roman" w:hint="eastAsia"/>
              <w:szCs w:val="28"/>
            </w:rPr>
            <w:instrText>月</w:instrText>
          </w:r>
          <w:r w:rsidRPr="0034463A">
            <w:rPr>
              <w:rFonts w:ascii="Times New Roman" w:hAnsi="Times New Roman" w:cs="Times New Roman" w:hint="eastAsia"/>
              <w:szCs w:val="28"/>
            </w:rPr>
            <w:instrText>d</w:instrText>
          </w:r>
          <w:r w:rsidRPr="0034463A">
            <w:rPr>
              <w:rFonts w:ascii="Times New Roman" w:hAnsi="Times New Roman" w:cs="Times New Roman" w:hint="eastAsia"/>
              <w:szCs w:val="28"/>
            </w:rPr>
            <w:instrText>日</w:instrText>
          </w:r>
          <w:r w:rsidRPr="0034463A">
            <w:rPr>
              <w:rFonts w:ascii="Times New Roman" w:hAnsi="Times New Roman" w:cs="Times New Roman" w:hint="eastAsia"/>
              <w:szCs w:val="28"/>
            </w:rPr>
            <w:instrText>"</w:instrText>
          </w:r>
          <w:r w:rsidRPr="0034463A">
            <w:rPr>
              <w:rFonts w:ascii="Times New Roman" w:hAnsi="Times New Roman" w:cs="Times New Roman"/>
              <w:szCs w:val="28"/>
            </w:rPr>
            <w:instrText xml:space="preserve"> </w:instrText>
          </w:r>
          <w:r w:rsidRPr="0034463A">
            <w:rPr>
              <w:rFonts w:ascii="Times New Roman" w:hAnsi="Times New Roman" w:cs="Times New Roman"/>
              <w:szCs w:val="28"/>
            </w:rPr>
            <w:fldChar w:fldCharType="separate"/>
          </w:r>
          <w:ins w:id="5" w:author="黃郁心" w:date="2025-09-25T11:46:00Z" w16du:dateUtc="2025-09-25T03:46:00Z">
            <w:r w:rsidR="00930CEA">
              <w:rPr>
                <w:rFonts w:ascii="Times New Roman" w:hAnsi="Times New Roman" w:cs="Times New Roman" w:hint="eastAsia"/>
                <w:noProof/>
                <w:szCs w:val="28"/>
              </w:rPr>
              <w:t>2025</w:t>
            </w:r>
            <w:r w:rsidR="00930CEA">
              <w:rPr>
                <w:rFonts w:ascii="Times New Roman" w:hAnsi="Times New Roman" w:cs="Times New Roman" w:hint="eastAsia"/>
                <w:noProof/>
                <w:szCs w:val="28"/>
              </w:rPr>
              <w:t>年</w:t>
            </w:r>
            <w:r w:rsidR="00930CEA">
              <w:rPr>
                <w:rFonts w:ascii="Times New Roman" w:hAnsi="Times New Roman" w:cs="Times New Roman" w:hint="eastAsia"/>
                <w:noProof/>
                <w:szCs w:val="28"/>
              </w:rPr>
              <w:t>9</w:t>
            </w:r>
            <w:r w:rsidR="00930CEA">
              <w:rPr>
                <w:rFonts w:ascii="Times New Roman" w:hAnsi="Times New Roman" w:cs="Times New Roman" w:hint="eastAsia"/>
                <w:noProof/>
                <w:szCs w:val="28"/>
              </w:rPr>
              <w:t>月</w:t>
            </w:r>
            <w:r w:rsidR="00930CEA">
              <w:rPr>
                <w:rFonts w:ascii="Times New Roman" w:hAnsi="Times New Roman" w:cs="Times New Roman" w:hint="eastAsia"/>
                <w:noProof/>
                <w:szCs w:val="28"/>
              </w:rPr>
              <w:t>25</w:t>
            </w:r>
            <w:r w:rsidR="00930CEA">
              <w:rPr>
                <w:rFonts w:ascii="Times New Roman" w:hAnsi="Times New Roman" w:cs="Times New Roman" w:hint="eastAsia"/>
                <w:noProof/>
                <w:szCs w:val="28"/>
              </w:rPr>
              <w:t>日</w:t>
            </w:r>
          </w:ins>
          <w:ins w:id="6" w:author="賈子瑩" w:date="2025-06-12T15:17:00Z" w16du:dateUtc="2025-06-12T07:17:00Z">
            <w:del w:id="7" w:author="黃郁心" w:date="2025-09-24T22:36:00Z" w16du:dateUtc="2025-09-24T14:36:00Z">
              <w:r w:rsidR="00315387" w:rsidDel="00196107">
                <w:rPr>
                  <w:rFonts w:ascii="Times New Roman" w:hAnsi="Times New Roman" w:cs="Times New Roman" w:hint="eastAsia"/>
                  <w:noProof/>
                  <w:szCs w:val="28"/>
                </w:rPr>
                <w:delText>114</w:delText>
              </w:r>
              <w:r w:rsidR="00315387" w:rsidDel="00196107">
                <w:rPr>
                  <w:rFonts w:ascii="Times New Roman" w:hAnsi="Times New Roman" w:cs="Times New Roman" w:hint="eastAsia"/>
                  <w:noProof/>
                  <w:szCs w:val="28"/>
                </w:rPr>
                <w:delText>年</w:delText>
              </w:r>
              <w:r w:rsidR="00315387" w:rsidDel="00196107">
                <w:rPr>
                  <w:rFonts w:ascii="Times New Roman" w:hAnsi="Times New Roman" w:cs="Times New Roman" w:hint="eastAsia"/>
                  <w:noProof/>
                  <w:szCs w:val="28"/>
                </w:rPr>
                <w:delText>6</w:delText>
              </w:r>
              <w:r w:rsidR="00315387" w:rsidDel="00196107">
                <w:rPr>
                  <w:rFonts w:ascii="Times New Roman" w:hAnsi="Times New Roman" w:cs="Times New Roman" w:hint="eastAsia"/>
                  <w:noProof/>
                  <w:szCs w:val="28"/>
                </w:rPr>
                <w:delText>月</w:delText>
              </w:r>
              <w:r w:rsidR="00315387" w:rsidDel="00196107">
                <w:rPr>
                  <w:rFonts w:ascii="Times New Roman" w:hAnsi="Times New Roman" w:cs="Times New Roman" w:hint="eastAsia"/>
                  <w:noProof/>
                  <w:szCs w:val="28"/>
                </w:rPr>
                <w:delText>12</w:delText>
              </w:r>
              <w:r w:rsidR="00315387" w:rsidDel="00196107">
                <w:rPr>
                  <w:rFonts w:ascii="Times New Roman" w:hAnsi="Times New Roman" w:cs="Times New Roman" w:hint="eastAsia"/>
                  <w:noProof/>
                  <w:szCs w:val="28"/>
                </w:rPr>
                <w:delText>日</w:delText>
              </w:r>
            </w:del>
          </w:ins>
          <w:del w:id="8" w:author="黃郁心" w:date="2025-09-24T22:36:00Z" w16du:dateUtc="2025-09-24T14:36:00Z">
            <w:r w:rsidR="00D1413A" w:rsidDel="00196107">
              <w:rPr>
                <w:rFonts w:ascii="Times New Roman" w:hAnsi="Times New Roman" w:cs="Times New Roman" w:hint="eastAsia"/>
                <w:noProof/>
                <w:szCs w:val="28"/>
              </w:rPr>
              <w:delText>2025</w:delText>
            </w:r>
            <w:r w:rsidR="00D1413A" w:rsidDel="00196107">
              <w:rPr>
                <w:rFonts w:ascii="Times New Roman" w:hAnsi="Times New Roman" w:cs="Times New Roman" w:hint="eastAsia"/>
                <w:noProof/>
                <w:szCs w:val="28"/>
              </w:rPr>
              <w:delText>年</w:delText>
            </w:r>
            <w:r w:rsidR="00D1413A" w:rsidDel="00196107">
              <w:rPr>
                <w:rFonts w:ascii="Times New Roman" w:hAnsi="Times New Roman" w:cs="Times New Roman" w:hint="eastAsia"/>
                <w:noProof/>
                <w:szCs w:val="28"/>
              </w:rPr>
              <w:delText>6</w:delText>
            </w:r>
            <w:r w:rsidR="00D1413A" w:rsidDel="00196107">
              <w:rPr>
                <w:rFonts w:ascii="Times New Roman" w:hAnsi="Times New Roman" w:cs="Times New Roman" w:hint="eastAsia"/>
                <w:noProof/>
                <w:szCs w:val="28"/>
              </w:rPr>
              <w:delText>月</w:delText>
            </w:r>
            <w:r w:rsidR="00D1413A" w:rsidDel="00196107">
              <w:rPr>
                <w:rFonts w:ascii="Times New Roman" w:hAnsi="Times New Roman" w:cs="Times New Roman" w:hint="eastAsia"/>
                <w:noProof/>
                <w:szCs w:val="28"/>
              </w:rPr>
              <w:delText>10</w:delText>
            </w:r>
            <w:r w:rsidR="00D1413A" w:rsidDel="00196107">
              <w:rPr>
                <w:rFonts w:ascii="Times New Roman" w:hAnsi="Times New Roman" w:cs="Times New Roman" w:hint="eastAsia"/>
                <w:noProof/>
                <w:szCs w:val="28"/>
              </w:rPr>
              <w:delText>日</w:delText>
            </w:r>
          </w:del>
          <w:r w:rsidRPr="0034463A">
            <w:rPr>
              <w:rFonts w:ascii="Times New Roman" w:hAnsi="Times New Roman" w:cs="Times New Roman"/>
              <w:szCs w:val="28"/>
            </w:rPr>
            <w:fldChar w:fldCharType="end"/>
          </w:r>
        </w:p>
      </w:sdtContent>
    </w:sdt>
    <w:bookmarkStart w:id="9" w:name="_Toc134262582" w:displacedByCustomXml="prev"/>
    <w:p w14:paraId="071D34F5" w14:textId="16246424" w:rsidR="004441BC" w:rsidRPr="0034463A" w:rsidRDefault="004441BC" w:rsidP="00E145A2">
      <w:pPr>
        <w:ind w:leftChars="0" w:left="0"/>
        <w:jc w:val="center"/>
        <w:rPr>
          <w:rStyle w:val="af0"/>
          <w:rFonts w:ascii="Times New Roman" w:hAnsi="Times New Roman" w:cs="Times New Roman"/>
          <w:color w:val="002060"/>
          <w:sz w:val="32"/>
          <w:szCs w:val="32"/>
        </w:rPr>
      </w:pPr>
      <w:r w:rsidRPr="0034463A">
        <w:rPr>
          <w:rStyle w:val="af0"/>
          <w:rFonts w:ascii="Times New Roman" w:hAnsi="Times New Roman" w:cs="Times New Roman" w:hint="eastAsia"/>
          <w:color w:val="002060"/>
          <w:sz w:val="32"/>
          <w:szCs w:val="32"/>
        </w:rPr>
        <w:lastRenderedPageBreak/>
        <w:t>版本異動說明</w:t>
      </w:r>
      <w:bookmarkEnd w:id="9"/>
    </w:p>
    <w:tbl>
      <w:tblPr>
        <w:tblStyle w:val="ac"/>
        <w:tblW w:w="8364" w:type="dxa"/>
        <w:tblInd w:w="-5" w:type="dxa"/>
        <w:tblLayout w:type="fixed"/>
        <w:tblLook w:val="04A0" w:firstRow="1" w:lastRow="0" w:firstColumn="1" w:lastColumn="0" w:noHBand="0" w:noVBand="1"/>
      </w:tblPr>
      <w:tblGrid>
        <w:gridCol w:w="993"/>
        <w:gridCol w:w="3118"/>
        <w:gridCol w:w="1985"/>
        <w:gridCol w:w="2268"/>
      </w:tblGrid>
      <w:tr w:rsidR="00437656" w:rsidRPr="007B6EFB" w14:paraId="05A577D4" w14:textId="77777777" w:rsidTr="00174471">
        <w:tc>
          <w:tcPr>
            <w:tcW w:w="993" w:type="dxa"/>
            <w:vAlign w:val="center"/>
          </w:tcPr>
          <w:bookmarkEnd w:id="1"/>
          <w:p w14:paraId="06853E26" w14:textId="021F28E7" w:rsidR="004441BC" w:rsidRPr="0034463A" w:rsidRDefault="004441BC" w:rsidP="0091758E">
            <w:pPr>
              <w:pStyle w:val="a3"/>
              <w:rPr>
                <w:rFonts w:ascii="Times New Roman" w:eastAsiaTheme="minorEastAsia" w:hAnsi="Times New Roman" w:cs="Times New Roman"/>
              </w:rPr>
            </w:pPr>
            <w:r w:rsidRPr="0034463A">
              <w:rPr>
                <w:rFonts w:ascii="Times New Roman" w:eastAsiaTheme="minorEastAsia" w:hAnsi="Times New Roman" w:cs="Times New Roman" w:hint="eastAsia"/>
              </w:rPr>
              <w:t>版本</w:t>
            </w:r>
            <w:r w:rsidR="00437656" w:rsidRPr="0034463A">
              <w:rPr>
                <w:rFonts w:ascii="Times New Roman" w:eastAsiaTheme="minorEastAsia" w:hAnsi="Times New Roman" w:cs="Times New Roman" w:hint="eastAsia"/>
              </w:rPr>
              <w:t>編號</w:t>
            </w:r>
          </w:p>
        </w:tc>
        <w:tc>
          <w:tcPr>
            <w:tcW w:w="3118" w:type="dxa"/>
            <w:vAlign w:val="center"/>
          </w:tcPr>
          <w:p w14:paraId="40ADF28C" w14:textId="77777777" w:rsidR="004441BC" w:rsidRPr="0034463A" w:rsidRDefault="004441BC" w:rsidP="0091758E">
            <w:pPr>
              <w:pStyle w:val="a3"/>
              <w:rPr>
                <w:rFonts w:ascii="Times New Roman" w:eastAsiaTheme="minorEastAsia" w:hAnsi="Times New Roman" w:cs="Times New Roman"/>
              </w:rPr>
            </w:pPr>
            <w:r w:rsidRPr="0034463A">
              <w:rPr>
                <w:rFonts w:ascii="Times New Roman" w:eastAsiaTheme="minorEastAsia" w:hAnsi="Times New Roman" w:cs="Times New Roman" w:hint="eastAsia"/>
              </w:rPr>
              <w:t>修改內容</w:t>
            </w:r>
          </w:p>
        </w:tc>
        <w:tc>
          <w:tcPr>
            <w:tcW w:w="1985" w:type="dxa"/>
            <w:vAlign w:val="center"/>
          </w:tcPr>
          <w:p w14:paraId="6C3ECE48" w14:textId="5ACA819D" w:rsidR="004441BC" w:rsidRPr="0034463A" w:rsidRDefault="004441BC" w:rsidP="0091758E">
            <w:pPr>
              <w:pStyle w:val="a3"/>
              <w:rPr>
                <w:rFonts w:ascii="Times New Roman" w:eastAsiaTheme="minorEastAsia" w:hAnsi="Times New Roman" w:cs="Times New Roman"/>
              </w:rPr>
            </w:pPr>
            <w:r w:rsidRPr="0034463A">
              <w:rPr>
                <w:rFonts w:ascii="Times New Roman" w:eastAsiaTheme="minorEastAsia" w:hAnsi="Times New Roman" w:cs="Times New Roman" w:hint="eastAsia"/>
              </w:rPr>
              <w:t>修改</w:t>
            </w:r>
            <w:r w:rsidR="00437656" w:rsidRPr="0034463A">
              <w:rPr>
                <w:rFonts w:ascii="Times New Roman" w:eastAsiaTheme="minorEastAsia" w:hAnsi="Times New Roman" w:cs="Times New Roman" w:hint="eastAsia"/>
              </w:rPr>
              <w:t>者</w:t>
            </w:r>
            <w:r w:rsidRPr="0034463A">
              <w:rPr>
                <w:rFonts w:ascii="Times New Roman" w:eastAsiaTheme="minorEastAsia" w:hAnsi="Times New Roman" w:cs="Times New Roman" w:hint="eastAsia"/>
              </w:rPr>
              <w:t>姓名</w:t>
            </w:r>
          </w:p>
        </w:tc>
        <w:tc>
          <w:tcPr>
            <w:tcW w:w="2268" w:type="dxa"/>
            <w:vAlign w:val="center"/>
          </w:tcPr>
          <w:p w14:paraId="407C8FCD" w14:textId="77777777" w:rsidR="004441BC" w:rsidRPr="0034463A" w:rsidRDefault="004441BC" w:rsidP="0091758E">
            <w:pPr>
              <w:pStyle w:val="a3"/>
              <w:rPr>
                <w:rFonts w:ascii="Times New Roman" w:eastAsiaTheme="minorEastAsia" w:hAnsi="Times New Roman" w:cs="Times New Roman"/>
              </w:rPr>
            </w:pPr>
            <w:r w:rsidRPr="0034463A">
              <w:rPr>
                <w:rFonts w:ascii="Times New Roman" w:eastAsiaTheme="minorEastAsia" w:hAnsi="Times New Roman" w:cs="Times New Roman" w:hint="eastAsia"/>
              </w:rPr>
              <w:t>修改日期</w:t>
            </w:r>
          </w:p>
        </w:tc>
      </w:tr>
      <w:tr w:rsidR="00614B7D" w:rsidRPr="007B6EFB" w14:paraId="29F814E9" w14:textId="77777777" w:rsidTr="00174471">
        <w:trPr>
          <w:trHeight w:val="50"/>
        </w:trPr>
        <w:tc>
          <w:tcPr>
            <w:tcW w:w="993" w:type="dxa"/>
            <w:vAlign w:val="center"/>
          </w:tcPr>
          <w:p w14:paraId="37F2B704" w14:textId="77777777" w:rsidR="004441BC" w:rsidRPr="0034463A" w:rsidRDefault="004441BC" w:rsidP="00827DFC">
            <w:pPr>
              <w:pStyle w:val="af9"/>
            </w:pPr>
            <w:r w:rsidRPr="0034463A">
              <w:rPr>
                <w:rFonts w:hint="eastAsia"/>
              </w:rPr>
              <w:t>1.0</w:t>
            </w:r>
          </w:p>
        </w:tc>
        <w:tc>
          <w:tcPr>
            <w:tcW w:w="3118" w:type="dxa"/>
            <w:tcBorders>
              <w:top w:val="single" w:sz="6" w:space="0" w:color="auto"/>
              <w:left w:val="single" w:sz="6" w:space="0" w:color="auto"/>
              <w:bottom w:val="single" w:sz="6" w:space="0" w:color="auto"/>
              <w:right w:val="single" w:sz="6" w:space="0" w:color="auto"/>
            </w:tcBorders>
            <w:vAlign w:val="center"/>
          </w:tcPr>
          <w:p w14:paraId="7563D45D" w14:textId="3A431CE0" w:rsidR="004441BC" w:rsidRPr="0034463A" w:rsidRDefault="00174471" w:rsidP="00827DFC">
            <w:pPr>
              <w:pStyle w:val="af9"/>
            </w:pPr>
            <w:r w:rsidRPr="0034463A">
              <w:rPr>
                <w:rStyle w:val="normaltextrun"/>
                <w:rFonts w:eastAsiaTheme="minorEastAsia" w:hint="eastAsia"/>
              </w:rPr>
              <w:t>修改系統整體描述、目標</w:t>
            </w:r>
          </w:p>
        </w:tc>
        <w:tc>
          <w:tcPr>
            <w:tcW w:w="1985" w:type="dxa"/>
            <w:tcBorders>
              <w:top w:val="single" w:sz="6" w:space="0" w:color="auto"/>
              <w:left w:val="single" w:sz="6" w:space="0" w:color="auto"/>
              <w:bottom w:val="single" w:sz="6" w:space="0" w:color="auto"/>
              <w:right w:val="single" w:sz="6" w:space="0" w:color="auto"/>
            </w:tcBorders>
            <w:vAlign w:val="center"/>
          </w:tcPr>
          <w:p w14:paraId="11D6F1AB" w14:textId="3BB795A4" w:rsidR="004441BC" w:rsidRPr="0034463A" w:rsidRDefault="00174471" w:rsidP="00827DFC">
            <w:pPr>
              <w:pStyle w:val="af9"/>
            </w:pPr>
            <w:r w:rsidRPr="0034463A">
              <w:rPr>
                <w:rStyle w:val="normaltextrun"/>
                <w:rFonts w:eastAsiaTheme="minorEastAsia" w:hint="eastAsia"/>
              </w:rPr>
              <w:t>賈子瑩、黃郁心</w:t>
            </w:r>
          </w:p>
        </w:tc>
        <w:tc>
          <w:tcPr>
            <w:tcW w:w="2268" w:type="dxa"/>
            <w:tcBorders>
              <w:top w:val="single" w:sz="6" w:space="0" w:color="auto"/>
              <w:left w:val="single" w:sz="6" w:space="0" w:color="auto"/>
              <w:bottom w:val="single" w:sz="6" w:space="0" w:color="auto"/>
              <w:right w:val="single" w:sz="6" w:space="0" w:color="auto"/>
            </w:tcBorders>
            <w:vAlign w:val="center"/>
          </w:tcPr>
          <w:p w14:paraId="7E01E696" w14:textId="0CF48D5F" w:rsidR="004441BC" w:rsidRPr="0034463A" w:rsidRDefault="00174471" w:rsidP="00827DFC">
            <w:pPr>
              <w:pStyle w:val="af9"/>
            </w:pPr>
            <w:r w:rsidRPr="0034463A">
              <w:rPr>
                <w:rStyle w:val="normaltextrun"/>
                <w:rFonts w:eastAsiaTheme="minorEastAsia" w:hint="eastAsia"/>
              </w:rPr>
              <w:t>2025/03/25</w:t>
            </w:r>
          </w:p>
        </w:tc>
      </w:tr>
      <w:tr w:rsidR="00614B7D" w:rsidRPr="007B6EFB" w14:paraId="282A3120" w14:textId="77777777">
        <w:tc>
          <w:tcPr>
            <w:tcW w:w="993" w:type="dxa"/>
            <w:vAlign w:val="center"/>
          </w:tcPr>
          <w:p w14:paraId="39A4B4BC" w14:textId="78702FAD" w:rsidR="006D4981" w:rsidRPr="0034463A" w:rsidRDefault="006D4981" w:rsidP="00827DFC">
            <w:pPr>
              <w:pStyle w:val="af9"/>
            </w:pPr>
            <w:r w:rsidRPr="0034463A">
              <w:rPr>
                <w:rFonts w:hint="eastAsia"/>
              </w:rPr>
              <w:t>1.1</w:t>
            </w:r>
          </w:p>
        </w:tc>
        <w:tc>
          <w:tcPr>
            <w:tcW w:w="3118" w:type="dxa"/>
            <w:tcBorders>
              <w:top w:val="single" w:sz="6" w:space="0" w:color="auto"/>
              <w:left w:val="single" w:sz="6" w:space="0" w:color="auto"/>
              <w:bottom w:val="single" w:sz="6" w:space="0" w:color="auto"/>
              <w:right w:val="single" w:sz="6" w:space="0" w:color="auto"/>
            </w:tcBorders>
            <w:vAlign w:val="center"/>
          </w:tcPr>
          <w:p w14:paraId="7EB67419" w14:textId="1CE0325B" w:rsidR="006D4981" w:rsidRPr="0034463A" w:rsidRDefault="00CF2028" w:rsidP="00827DFC">
            <w:pPr>
              <w:pStyle w:val="af9"/>
            </w:pPr>
            <w:r w:rsidRPr="0034463A">
              <w:rPr>
                <w:rStyle w:val="normaltextrun"/>
                <w:rFonts w:eastAsiaTheme="minorEastAsia" w:hint="eastAsia"/>
              </w:rPr>
              <w:t>修改環境圖</w:t>
            </w:r>
          </w:p>
        </w:tc>
        <w:tc>
          <w:tcPr>
            <w:tcW w:w="1985" w:type="dxa"/>
            <w:tcBorders>
              <w:top w:val="single" w:sz="6" w:space="0" w:color="auto"/>
              <w:left w:val="single" w:sz="6" w:space="0" w:color="auto"/>
              <w:bottom w:val="single" w:sz="6" w:space="0" w:color="auto"/>
              <w:right w:val="single" w:sz="6" w:space="0" w:color="auto"/>
            </w:tcBorders>
            <w:vAlign w:val="center"/>
          </w:tcPr>
          <w:p w14:paraId="3890E130" w14:textId="5FF8936A" w:rsidR="006D4981" w:rsidRPr="0034463A" w:rsidRDefault="00CF2028" w:rsidP="00827DFC">
            <w:pPr>
              <w:pStyle w:val="af9"/>
            </w:pPr>
            <w:r w:rsidRPr="0034463A">
              <w:rPr>
                <w:rStyle w:val="normaltextrun"/>
                <w:rFonts w:eastAsiaTheme="minorEastAsia" w:hint="eastAsia"/>
              </w:rPr>
              <w:t>黃郁心</w:t>
            </w:r>
          </w:p>
        </w:tc>
        <w:tc>
          <w:tcPr>
            <w:tcW w:w="2268" w:type="dxa"/>
            <w:tcBorders>
              <w:top w:val="single" w:sz="6" w:space="0" w:color="auto"/>
              <w:left w:val="single" w:sz="6" w:space="0" w:color="auto"/>
              <w:bottom w:val="single" w:sz="6" w:space="0" w:color="auto"/>
              <w:right w:val="single" w:sz="6" w:space="0" w:color="auto"/>
            </w:tcBorders>
            <w:vAlign w:val="center"/>
          </w:tcPr>
          <w:p w14:paraId="291BBCE4" w14:textId="5E3C38DA" w:rsidR="006D4981" w:rsidRPr="0034463A" w:rsidRDefault="00CF2028" w:rsidP="00827DFC">
            <w:pPr>
              <w:pStyle w:val="af9"/>
            </w:pPr>
            <w:r w:rsidRPr="0034463A">
              <w:rPr>
                <w:rStyle w:val="normaltextrun"/>
                <w:rFonts w:eastAsiaTheme="minorEastAsia" w:hint="eastAsia"/>
              </w:rPr>
              <w:t>2025/03/25</w:t>
            </w:r>
          </w:p>
        </w:tc>
      </w:tr>
      <w:tr w:rsidR="00614B7D" w:rsidRPr="007B6EFB" w14:paraId="7AA74CAE" w14:textId="77777777">
        <w:tc>
          <w:tcPr>
            <w:tcW w:w="993" w:type="dxa"/>
            <w:vAlign w:val="center"/>
          </w:tcPr>
          <w:p w14:paraId="474DD319" w14:textId="6383D6D6" w:rsidR="006D4981" w:rsidRPr="0034463A" w:rsidRDefault="006D4981" w:rsidP="00827DFC">
            <w:pPr>
              <w:pStyle w:val="af9"/>
            </w:pPr>
            <w:r w:rsidRPr="0034463A">
              <w:rPr>
                <w:rFonts w:hint="eastAsia"/>
              </w:rPr>
              <w:t>1.2</w:t>
            </w:r>
          </w:p>
        </w:tc>
        <w:tc>
          <w:tcPr>
            <w:tcW w:w="3118" w:type="dxa"/>
            <w:tcBorders>
              <w:top w:val="single" w:sz="6" w:space="0" w:color="auto"/>
              <w:left w:val="single" w:sz="6" w:space="0" w:color="auto"/>
              <w:bottom w:val="single" w:sz="6" w:space="0" w:color="auto"/>
              <w:right w:val="single" w:sz="6" w:space="0" w:color="auto"/>
            </w:tcBorders>
            <w:vAlign w:val="center"/>
          </w:tcPr>
          <w:p w14:paraId="0FA85235" w14:textId="475DD9E3" w:rsidR="006D4981" w:rsidRPr="0034463A" w:rsidRDefault="00C539FF" w:rsidP="00827DFC">
            <w:pPr>
              <w:pStyle w:val="af9"/>
            </w:pPr>
            <w:r w:rsidRPr="0034463A">
              <w:rPr>
                <w:rStyle w:val="normaltextrun"/>
                <w:rFonts w:eastAsiaTheme="minorEastAsia" w:hint="eastAsia"/>
              </w:rPr>
              <w:t>修改系統所需提供之使用者軟體、硬體</w:t>
            </w:r>
            <w:r w:rsidRPr="0034463A">
              <w:rPr>
                <w:rStyle w:val="normaltextrun"/>
                <w:rFonts w:eastAsiaTheme="minorEastAsia" w:hint="eastAsia"/>
              </w:rPr>
              <w:t>(server)</w:t>
            </w:r>
            <w:r w:rsidRPr="0034463A">
              <w:rPr>
                <w:rStyle w:val="normaltextrun"/>
                <w:rFonts w:eastAsiaTheme="minorEastAsia" w:hint="eastAsia"/>
              </w:rPr>
              <w:t>等之需求</w:t>
            </w:r>
          </w:p>
        </w:tc>
        <w:tc>
          <w:tcPr>
            <w:tcW w:w="1985" w:type="dxa"/>
            <w:tcBorders>
              <w:top w:val="single" w:sz="6" w:space="0" w:color="auto"/>
              <w:left w:val="single" w:sz="6" w:space="0" w:color="auto"/>
              <w:bottom w:val="single" w:sz="6" w:space="0" w:color="auto"/>
              <w:right w:val="single" w:sz="6" w:space="0" w:color="auto"/>
            </w:tcBorders>
            <w:vAlign w:val="center"/>
          </w:tcPr>
          <w:p w14:paraId="476672DA" w14:textId="767CB95F" w:rsidR="006D4981" w:rsidRPr="0034463A" w:rsidRDefault="00C539FF" w:rsidP="00827DFC">
            <w:pPr>
              <w:pStyle w:val="af9"/>
            </w:pPr>
            <w:r w:rsidRPr="0034463A">
              <w:rPr>
                <w:rStyle w:val="normaltextrun"/>
                <w:rFonts w:eastAsiaTheme="minorEastAsia" w:hint="eastAsia"/>
              </w:rPr>
              <w:t>闕紫彤</w:t>
            </w:r>
          </w:p>
        </w:tc>
        <w:tc>
          <w:tcPr>
            <w:tcW w:w="2268" w:type="dxa"/>
            <w:tcBorders>
              <w:top w:val="single" w:sz="6" w:space="0" w:color="auto"/>
              <w:left w:val="single" w:sz="6" w:space="0" w:color="auto"/>
              <w:bottom w:val="single" w:sz="6" w:space="0" w:color="auto"/>
              <w:right w:val="single" w:sz="6" w:space="0" w:color="auto"/>
            </w:tcBorders>
            <w:vAlign w:val="center"/>
          </w:tcPr>
          <w:p w14:paraId="4050E67E" w14:textId="29E05E89" w:rsidR="006D4981" w:rsidRPr="0034463A" w:rsidRDefault="00C539FF" w:rsidP="00827DFC">
            <w:pPr>
              <w:pStyle w:val="af9"/>
            </w:pPr>
            <w:r w:rsidRPr="0034463A">
              <w:rPr>
                <w:rStyle w:val="normaltextrun"/>
                <w:rFonts w:eastAsiaTheme="minorEastAsia" w:hint="eastAsia"/>
              </w:rPr>
              <w:t>2025/03/27</w:t>
            </w:r>
          </w:p>
        </w:tc>
      </w:tr>
      <w:tr w:rsidR="00614B7D" w:rsidRPr="007B6EFB" w14:paraId="1FB90249" w14:textId="77777777" w:rsidTr="004B60FF">
        <w:tc>
          <w:tcPr>
            <w:tcW w:w="993" w:type="dxa"/>
            <w:vAlign w:val="center"/>
          </w:tcPr>
          <w:p w14:paraId="2D46F168" w14:textId="3369F5E5" w:rsidR="004441BC" w:rsidRPr="0034463A" w:rsidRDefault="005B013C" w:rsidP="00827DFC">
            <w:pPr>
              <w:pStyle w:val="af9"/>
            </w:pPr>
            <w:r w:rsidRPr="0034463A">
              <w:rPr>
                <w:rFonts w:hint="eastAsia"/>
              </w:rPr>
              <w:t>1.3</w:t>
            </w:r>
          </w:p>
        </w:tc>
        <w:tc>
          <w:tcPr>
            <w:tcW w:w="3118" w:type="dxa"/>
            <w:tcBorders>
              <w:top w:val="single" w:sz="6" w:space="0" w:color="auto"/>
              <w:left w:val="single" w:sz="6" w:space="0" w:color="auto"/>
              <w:bottom w:val="single" w:sz="6" w:space="0" w:color="auto"/>
              <w:right w:val="single" w:sz="6" w:space="0" w:color="auto"/>
            </w:tcBorders>
            <w:vAlign w:val="center"/>
          </w:tcPr>
          <w:p w14:paraId="15A7F68E" w14:textId="1F976C56" w:rsidR="004441BC" w:rsidRPr="0034463A" w:rsidRDefault="004B60FF" w:rsidP="00827DFC">
            <w:pPr>
              <w:pStyle w:val="af9"/>
            </w:pPr>
            <w:r w:rsidRPr="0034463A">
              <w:rPr>
                <w:rStyle w:val="normaltextrun"/>
                <w:rFonts w:eastAsiaTheme="minorEastAsia" w:hint="eastAsia"/>
              </w:rPr>
              <w:t>修改功能需求</w:t>
            </w:r>
          </w:p>
        </w:tc>
        <w:tc>
          <w:tcPr>
            <w:tcW w:w="1985" w:type="dxa"/>
            <w:tcBorders>
              <w:top w:val="single" w:sz="6" w:space="0" w:color="auto"/>
              <w:left w:val="single" w:sz="6" w:space="0" w:color="auto"/>
              <w:bottom w:val="single" w:sz="6" w:space="0" w:color="auto"/>
              <w:right w:val="single" w:sz="6" w:space="0" w:color="auto"/>
            </w:tcBorders>
            <w:vAlign w:val="center"/>
          </w:tcPr>
          <w:p w14:paraId="67AA5BE8" w14:textId="0F23EC6C" w:rsidR="004441BC" w:rsidRPr="0034463A" w:rsidRDefault="004B60FF" w:rsidP="00827DFC">
            <w:pPr>
              <w:pStyle w:val="af9"/>
            </w:pPr>
            <w:r w:rsidRPr="0034463A">
              <w:rPr>
                <w:rStyle w:val="normaltextrun"/>
                <w:rFonts w:eastAsiaTheme="minorEastAsia" w:hint="eastAsia"/>
              </w:rPr>
              <w:t>闕紫彤</w:t>
            </w:r>
          </w:p>
        </w:tc>
        <w:tc>
          <w:tcPr>
            <w:tcW w:w="2268" w:type="dxa"/>
            <w:tcBorders>
              <w:top w:val="single" w:sz="6" w:space="0" w:color="auto"/>
              <w:left w:val="single" w:sz="6" w:space="0" w:color="auto"/>
              <w:bottom w:val="single" w:sz="6" w:space="0" w:color="auto"/>
              <w:right w:val="single" w:sz="6" w:space="0" w:color="auto"/>
            </w:tcBorders>
            <w:vAlign w:val="center"/>
          </w:tcPr>
          <w:p w14:paraId="0D94C793" w14:textId="7031A227" w:rsidR="004441BC" w:rsidRPr="0034463A" w:rsidRDefault="004B60FF" w:rsidP="00827DFC">
            <w:pPr>
              <w:pStyle w:val="af9"/>
            </w:pPr>
            <w:r w:rsidRPr="0034463A">
              <w:rPr>
                <w:rStyle w:val="normaltextrun"/>
                <w:rFonts w:eastAsiaTheme="minorEastAsia" w:hint="eastAsia"/>
              </w:rPr>
              <w:t>2025/03/27</w:t>
            </w:r>
          </w:p>
        </w:tc>
      </w:tr>
      <w:tr w:rsidR="00614B7D" w:rsidRPr="007B6EFB" w14:paraId="19D4FDA1" w14:textId="77777777" w:rsidTr="004B60FF">
        <w:tc>
          <w:tcPr>
            <w:tcW w:w="993" w:type="dxa"/>
            <w:vAlign w:val="center"/>
          </w:tcPr>
          <w:p w14:paraId="21D5DE54" w14:textId="72BB0240" w:rsidR="00B17090" w:rsidRPr="0034463A" w:rsidRDefault="00B17090" w:rsidP="00827DFC">
            <w:pPr>
              <w:pStyle w:val="af9"/>
            </w:pPr>
            <w:r w:rsidRPr="0034463A">
              <w:rPr>
                <w:rFonts w:hint="eastAsia"/>
              </w:rPr>
              <w:t>1.</w:t>
            </w:r>
            <w:r w:rsidR="00B92B89" w:rsidRPr="0034463A">
              <w:rPr>
                <w:rFonts w:hint="eastAsia"/>
              </w:rPr>
              <w:t>4</w:t>
            </w:r>
          </w:p>
        </w:tc>
        <w:tc>
          <w:tcPr>
            <w:tcW w:w="3118" w:type="dxa"/>
            <w:tcBorders>
              <w:top w:val="single" w:sz="6" w:space="0" w:color="auto"/>
              <w:left w:val="single" w:sz="6" w:space="0" w:color="auto"/>
              <w:bottom w:val="single" w:sz="6" w:space="0" w:color="auto"/>
              <w:right w:val="single" w:sz="6" w:space="0" w:color="auto"/>
            </w:tcBorders>
            <w:vAlign w:val="center"/>
          </w:tcPr>
          <w:p w14:paraId="24BEFC95" w14:textId="2258CE42" w:rsidR="00B17090" w:rsidRPr="0034463A" w:rsidRDefault="004B60FF" w:rsidP="00827DFC">
            <w:pPr>
              <w:pStyle w:val="af9"/>
            </w:pPr>
            <w:r w:rsidRPr="0034463A">
              <w:rPr>
                <w:rStyle w:val="normaltextrun"/>
                <w:rFonts w:eastAsiaTheme="minorEastAsia" w:hint="eastAsia"/>
              </w:rPr>
              <w:t>修改流程圖</w:t>
            </w:r>
          </w:p>
        </w:tc>
        <w:tc>
          <w:tcPr>
            <w:tcW w:w="1985" w:type="dxa"/>
            <w:tcBorders>
              <w:top w:val="single" w:sz="6" w:space="0" w:color="auto"/>
              <w:left w:val="single" w:sz="6" w:space="0" w:color="auto"/>
              <w:bottom w:val="single" w:sz="6" w:space="0" w:color="auto"/>
              <w:right w:val="single" w:sz="6" w:space="0" w:color="auto"/>
            </w:tcBorders>
            <w:vAlign w:val="center"/>
          </w:tcPr>
          <w:p w14:paraId="4DEC9F38" w14:textId="43ED9131" w:rsidR="00B17090" w:rsidRPr="0034463A" w:rsidRDefault="004B60FF" w:rsidP="00827DFC">
            <w:pPr>
              <w:pStyle w:val="af9"/>
            </w:pPr>
            <w:r w:rsidRPr="0034463A">
              <w:rPr>
                <w:rStyle w:val="normaltextrun"/>
                <w:rFonts w:eastAsiaTheme="minorEastAsia" w:hint="eastAsia"/>
              </w:rPr>
              <w:t>黃郁心、賈子瑩</w:t>
            </w:r>
          </w:p>
        </w:tc>
        <w:tc>
          <w:tcPr>
            <w:tcW w:w="2268" w:type="dxa"/>
            <w:tcBorders>
              <w:top w:val="single" w:sz="6" w:space="0" w:color="auto"/>
              <w:left w:val="single" w:sz="6" w:space="0" w:color="auto"/>
              <w:bottom w:val="single" w:sz="6" w:space="0" w:color="auto"/>
              <w:right w:val="single" w:sz="6" w:space="0" w:color="auto"/>
            </w:tcBorders>
            <w:vAlign w:val="center"/>
          </w:tcPr>
          <w:p w14:paraId="09A4FEF0" w14:textId="0BE7EF21" w:rsidR="00B17090" w:rsidRPr="0034463A" w:rsidRDefault="004B60FF" w:rsidP="00827DFC">
            <w:pPr>
              <w:pStyle w:val="af9"/>
            </w:pPr>
            <w:r w:rsidRPr="0034463A">
              <w:rPr>
                <w:rStyle w:val="normaltextrun"/>
                <w:rFonts w:eastAsiaTheme="minorEastAsia" w:hint="eastAsia"/>
              </w:rPr>
              <w:t>2025/04/09</w:t>
            </w:r>
          </w:p>
        </w:tc>
      </w:tr>
      <w:tr w:rsidR="00614B7D" w:rsidRPr="007B6EFB" w14:paraId="28B916CC" w14:textId="77777777" w:rsidTr="004B60FF">
        <w:tc>
          <w:tcPr>
            <w:tcW w:w="993" w:type="dxa"/>
            <w:vAlign w:val="center"/>
          </w:tcPr>
          <w:p w14:paraId="1799609F" w14:textId="0B5E22C1" w:rsidR="004441BC" w:rsidRPr="0034463A" w:rsidRDefault="00B92B89" w:rsidP="00827DFC">
            <w:pPr>
              <w:pStyle w:val="af9"/>
            </w:pPr>
            <w:r w:rsidRPr="0034463A">
              <w:rPr>
                <w:rFonts w:hint="eastAsia"/>
              </w:rPr>
              <w:t>1.4.1</w:t>
            </w:r>
          </w:p>
        </w:tc>
        <w:tc>
          <w:tcPr>
            <w:tcW w:w="3118" w:type="dxa"/>
            <w:tcBorders>
              <w:top w:val="single" w:sz="6" w:space="0" w:color="auto"/>
              <w:left w:val="single" w:sz="6" w:space="0" w:color="auto"/>
              <w:bottom w:val="single" w:sz="6" w:space="0" w:color="auto"/>
              <w:right w:val="single" w:sz="6" w:space="0" w:color="auto"/>
            </w:tcBorders>
            <w:vAlign w:val="center"/>
          </w:tcPr>
          <w:p w14:paraId="721C6CC8" w14:textId="5BCD6ECC" w:rsidR="004441BC" w:rsidRPr="0034463A" w:rsidRDefault="004B60FF" w:rsidP="00827DFC">
            <w:pPr>
              <w:pStyle w:val="af9"/>
            </w:pPr>
            <w:r w:rsidRPr="0034463A">
              <w:rPr>
                <w:rStyle w:val="normaltextrun"/>
                <w:rFonts w:eastAsiaTheme="minorEastAsia" w:hint="eastAsia"/>
              </w:rPr>
              <w:t>加入參考資料</w:t>
            </w:r>
          </w:p>
        </w:tc>
        <w:tc>
          <w:tcPr>
            <w:tcW w:w="1985" w:type="dxa"/>
            <w:tcBorders>
              <w:top w:val="single" w:sz="6" w:space="0" w:color="auto"/>
              <w:left w:val="single" w:sz="6" w:space="0" w:color="auto"/>
              <w:bottom w:val="single" w:sz="6" w:space="0" w:color="auto"/>
              <w:right w:val="single" w:sz="6" w:space="0" w:color="auto"/>
            </w:tcBorders>
            <w:vAlign w:val="center"/>
          </w:tcPr>
          <w:p w14:paraId="47861743" w14:textId="73206F95" w:rsidR="004441BC" w:rsidRPr="0034463A" w:rsidRDefault="004B60FF" w:rsidP="00827DFC">
            <w:pPr>
              <w:pStyle w:val="af9"/>
            </w:pPr>
            <w:r w:rsidRPr="0034463A">
              <w:rPr>
                <w:rStyle w:val="normaltextrun"/>
                <w:rFonts w:eastAsiaTheme="minorEastAsia" w:hint="eastAsia"/>
              </w:rPr>
              <w:t>賈子瑩</w:t>
            </w:r>
          </w:p>
        </w:tc>
        <w:tc>
          <w:tcPr>
            <w:tcW w:w="2268" w:type="dxa"/>
            <w:tcBorders>
              <w:top w:val="single" w:sz="6" w:space="0" w:color="auto"/>
              <w:left w:val="single" w:sz="6" w:space="0" w:color="auto"/>
              <w:bottom w:val="single" w:sz="6" w:space="0" w:color="auto"/>
              <w:right w:val="single" w:sz="6" w:space="0" w:color="auto"/>
            </w:tcBorders>
            <w:vAlign w:val="center"/>
          </w:tcPr>
          <w:p w14:paraId="7E3740AD" w14:textId="3E65A16A" w:rsidR="004441BC" w:rsidRPr="0034463A" w:rsidRDefault="004B60FF" w:rsidP="00827DFC">
            <w:pPr>
              <w:pStyle w:val="af9"/>
            </w:pPr>
            <w:r w:rsidRPr="0034463A">
              <w:rPr>
                <w:rStyle w:val="normaltextrun"/>
                <w:rFonts w:eastAsiaTheme="minorEastAsia" w:hint="eastAsia"/>
              </w:rPr>
              <w:t>2025/04/13</w:t>
            </w:r>
          </w:p>
        </w:tc>
      </w:tr>
      <w:tr w:rsidR="00614B7D" w:rsidRPr="007B6EFB" w14:paraId="08572570" w14:textId="77777777" w:rsidTr="004B60FF">
        <w:tc>
          <w:tcPr>
            <w:tcW w:w="993" w:type="dxa"/>
            <w:vAlign w:val="center"/>
          </w:tcPr>
          <w:p w14:paraId="5FAC63F4" w14:textId="48A2183D" w:rsidR="004441BC" w:rsidRPr="0034463A" w:rsidRDefault="00B92B89" w:rsidP="00827DFC">
            <w:pPr>
              <w:pStyle w:val="af9"/>
            </w:pPr>
            <w:r w:rsidRPr="0034463A">
              <w:rPr>
                <w:rFonts w:hint="eastAsia"/>
              </w:rPr>
              <w:t>1.</w:t>
            </w:r>
            <w:r w:rsidR="004441BC" w:rsidRPr="0034463A">
              <w:rPr>
                <w:rFonts w:hint="eastAsia"/>
              </w:rPr>
              <w:t>4.</w:t>
            </w:r>
            <w:r w:rsidRPr="0034463A">
              <w:rPr>
                <w:rFonts w:hint="eastAsia"/>
              </w:rPr>
              <w:t>2</w:t>
            </w:r>
          </w:p>
        </w:tc>
        <w:tc>
          <w:tcPr>
            <w:tcW w:w="3118" w:type="dxa"/>
            <w:tcBorders>
              <w:top w:val="single" w:sz="6" w:space="0" w:color="auto"/>
              <w:left w:val="single" w:sz="6" w:space="0" w:color="auto"/>
              <w:bottom w:val="single" w:sz="6" w:space="0" w:color="auto"/>
              <w:right w:val="single" w:sz="6" w:space="0" w:color="auto"/>
            </w:tcBorders>
            <w:vAlign w:val="center"/>
          </w:tcPr>
          <w:p w14:paraId="73836B4B" w14:textId="5BEE23C4" w:rsidR="004441BC" w:rsidRPr="0034463A" w:rsidRDefault="004B60FF" w:rsidP="00827DFC">
            <w:pPr>
              <w:pStyle w:val="af9"/>
            </w:pPr>
            <w:r w:rsidRPr="0034463A">
              <w:rPr>
                <w:rStyle w:val="normaltextrun"/>
                <w:rFonts w:eastAsiaTheme="minorEastAsia" w:hint="eastAsia"/>
              </w:rPr>
              <w:t>修改系統導入流程圖</w:t>
            </w:r>
          </w:p>
        </w:tc>
        <w:tc>
          <w:tcPr>
            <w:tcW w:w="1985" w:type="dxa"/>
            <w:tcBorders>
              <w:top w:val="single" w:sz="6" w:space="0" w:color="auto"/>
              <w:left w:val="single" w:sz="6" w:space="0" w:color="auto"/>
              <w:bottom w:val="single" w:sz="6" w:space="0" w:color="auto"/>
              <w:right w:val="single" w:sz="6" w:space="0" w:color="auto"/>
            </w:tcBorders>
            <w:vAlign w:val="center"/>
          </w:tcPr>
          <w:p w14:paraId="13B80C6B" w14:textId="59DF0240" w:rsidR="004441BC" w:rsidRPr="0034463A" w:rsidRDefault="004B60FF" w:rsidP="00827DFC">
            <w:pPr>
              <w:pStyle w:val="af9"/>
            </w:pPr>
            <w:r w:rsidRPr="0034463A">
              <w:rPr>
                <w:rStyle w:val="normaltextrun"/>
                <w:rFonts w:eastAsiaTheme="minorEastAsia" w:hint="eastAsia"/>
              </w:rPr>
              <w:t>賈子瑩</w:t>
            </w:r>
          </w:p>
        </w:tc>
        <w:tc>
          <w:tcPr>
            <w:tcW w:w="2268" w:type="dxa"/>
            <w:tcBorders>
              <w:top w:val="single" w:sz="6" w:space="0" w:color="auto"/>
              <w:left w:val="single" w:sz="6" w:space="0" w:color="auto"/>
              <w:bottom w:val="single" w:sz="6" w:space="0" w:color="auto"/>
              <w:right w:val="single" w:sz="6" w:space="0" w:color="auto"/>
            </w:tcBorders>
            <w:vAlign w:val="center"/>
          </w:tcPr>
          <w:p w14:paraId="16C11534" w14:textId="5B66283E" w:rsidR="004441BC" w:rsidRPr="0034463A" w:rsidRDefault="004B60FF" w:rsidP="00827DFC">
            <w:pPr>
              <w:pStyle w:val="af9"/>
            </w:pPr>
            <w:r w:rsidRPr="0034463A">
              <w:rPr>
                <w:rStyle w:val="normaltextrun"/>
                <w:rFonts w:eastAsiaTheme="minorEastAsia" w:hint="eastAsia"/>
              </w:rPr>
              <w:t>2025/04/13</w:t>
            </w:r>
          </w:p>
        </w:tc>
      </w:tr>
      <w:tr w:rsidR="00614B7D" w:rsidRPr="007B6EFB" w14:paraId="294C3274" w14:textId="77777777" w:rsidTr="004B60FF">
        <w:tc>
          <w:tcPr>
            <w:tcW w:w="993" w:type="dxa"/>
            <w:vAlign w:val="center"/>
          </w:tcPr>
          <w:p w14:paraId="12440059" w14:textId="1C429BCD" w:rsidR="004441BC" w:rsidRPr="0034463A" w:rsidRDefault="006F6A7B" w:rsidP="00827DFC">
            <w:pPr>
              <w:pStyle w:val="af9"/>
            </w:pPr>
            <w:r w:rsidRPr="0034463A">
              <w:rPr>
                <w:rFonts w:hint="eastAsia"/>
              </w:rPr>
              <w:t>2</w:t>
            </w:r>
            <w:r w:rsidR="004441BC" w:rsidRPr="0034463A">
              <w:rPr>
                <w:rFonts w:hint="eastAsia"/>
              </w:rPr>
              <w:t>.0</w:t>
            </w:r>
          </w:p>
        </w:tc>
        <w:tc>
          <w:tcPr>
            <w:tcW w:w="3118" w:type="dxa"/>
            <w:tcBorders>
              <w:top w:val="single" w:sz="6" w:space="0" w:color="auto"/>
              <w:left w:val="single" w:sz="6" w:space="0" w:color="auto"/>
              <w:bottom w:val="single" w:sz="6" w:space="0" w:color="auto"/>
              <w:right w:val="single" w:sz="6" w:space="0" w:color="auto"/>
            </w:tcBorders>
            <w:vAlign w:val="center"/>
          </w:tcPr>
          <w:p w14:paraId="55CE14D2" w14:textId="7922A7F0" w:rsidR="004441BC" w:rsidRPr="0034463A" w:rsidRDefault="004B60FF" w:rsidP="00827DFC">
            <w:pPr>
              <w:pStyle w:val="af9"/>
            </w:pPr>
            <w:r w:rsidRPr="0034463A">
              <w:rPr>
                <w:rStyle w:val="normaltextrun"/>
                <w:rFonts w:eastAsiaTheme="minorEastAsia" w:hint="eastAsia"/>
              </w:rPr>
              <w:t>修改功能需求、加入參考資料</w:t>
            </w:r>
          </w:p>
        </w:tc>
        <w:tc>
          <w:tcPr>
            <w:tcW w:w="1985" w:type="dxa"/>
            <w:tcBorders>
              <w:top w:val="single" w:sz="6" w:space="0" w:color="auto"/>
              <w:left w:val="single" w:sz="6" w:space="0" w:color="auto"/>
              <w:bottom w:val="single" w:sz="6" w:space="0" w:color="auto"/>
              <w:right w:val="single" w:sz="6" w:space="0" w:color="auto"/>
            </w:tcBorders>
            <w:vAlign w:val="center"/>
          </w:tcPr>
          <w:p w14:paraId="5E01A8DC" w14:textId="4191A516" w:rsidR="004441BC" w:rsidRPr="0034463A" w:rsidRDefault="004B60FF" w:rsidP="00827DFC">
            <w:pPr>
              <w:pStyle w:val="af9"/>
            </w:pPr>
            <w:r w:rsidRPr="0034463A">
              <w:rPr>
                <w:rStyle w:val="normaltextrun"/>
                <w:rFonts w:eastAsiaTheme="minorEastAsia" w:hint="eastAsia"/>
              </w:rPr>
              <w:t>黃郁心</w:t>
            </w:r>
          </w:p>
        </w:tc>
        <w:tc>
          <w:tcPr>
            <w:tcW w:w="2268" w:type="dxa"/>
            <w:tcBorders>
              <w:top w:val="single" w:sz="6" w:space="0" w:color="auto"/>
              <w:left w:val="single" w:sz="6" w:space="0" w:color="auto"/>
              <w:bottom w:val="single" w:sz="6" w:space="0" w:color="auto"/>
              <w:right w:val="single" w:sz="6" w:space="0" w:color="auto"/>
            </w:tcBorders>
            <w:vAlign w:val="center"/>
          </w:tcPr>
          <w:p w14:paraId="00B7E155" w14:textId="0B77236C" w:rsidR="004441BC" w:rsidRPr="0034463A" w:rsidRDefault="004B60FF" w:rsidP="00827DFC">
            <w:pPr>
              <w:pStyle w:val="af9"/>
            </w:pPr>
            <w:r w:rsidRPr="0034463A">
              <w:rPr>
                <w:rStyle w:val="normaltextrun"/>
                <w:rFonts w:eastAsiaTheme="minorEastAsia" w:hint="eastAsia"/>
              </w:rPr>
              <w:t>2025/04/14</w:t>
            </w:r>
          </w:p>
        </w:tc>
      </w:tr>
      <w:tr w:rsidR="00614B7D" w:rsidRPr="007B6EFB" w14:paraId="13E041DA" w14:textId="77777777" w:rsidTr="004B60FF">
        <w:tc>
          <w:tcPr>
            <w:tcW w:w="993" w:type="dxa"/>
            <w:vAlign w:val="center"/>
          </w:tcPr>
          <w:p w14:paraId="6B3844EF" w14:textId="4C2BAD16" w:rsidR="004441BC" w:rsidRPr="0034463A" w:rsidRDefault="006F6A7B" w:rsidP="00827DFC">
            <w:pPr>
              <w:pStyle w:val="af9"/>
            </w:pPr>
            <w:r w:rsidRPr="0034463A">
              <w:rPr>
                <w:rFonts w:hint="eastAsia"/>
              </w:rPr>
              <w:t>2.1</w:t>
            </w:r>
          </w:p>
        </w:tc>
        <w:tc>
          <w:tcPr>
            <w:tcW w:w="3118" w:type="dxa"/>
            <w:tcBorders>
              <w:top w:val="single" w:sz="6" w:space="0" w:color="auto"/>
              <w:left w:val="single" w:sz="6" w:space="0" w:color="auto"/>
              <w:bottom w:val="single" w:sz="6" w:space="0" w:color="auto"/>
              <w:right w:val="single" w:sz="6" w:space="0" w:color="auto"/>
            </w:tcBorders>
            <w:vAlign w:val="center"/>
          </w:tcPr>
          <w:p w14:paraId="68B98463" w14:textId="4616C9D2" w:rsidR="004441BC" w:rsidRPr="0034463A" w:rsidRDefault="004B60FF" w:rsidP="00827DFC">
            <w:pPr>
              <w:pStyle w:val="af9"/>
            </w:pPr>
            <w:r w:rsidRPr="0034463A">
              <w:rPr>
                <w:rStyle w:val="normaltextrun"/>
                <w:rFonts w:eastAsiaTheme="minorEastAsia" w:hint="eastAsia"/>
              </w:rPr>
              <w:t>修正系統軟硬體需求</w:t>
            </w:r>
          </w:p>
        </w:tc>
        <w:tc>
          <w:tcPr>
            <w:tcW w:w="1985" w:type="dxa"/>
            <w:tcBorders>
              <w:top w:val="single" w:sz="6" w:space="0" w:color="auto"/>
              <w:left w:val="single" w:sz="6" w:space="0" w:color="auto"/>
              <w:bottom w:val="single" w:sz="6" w:space="0" w:color="auto"/>
              <w:right w:val="single" w:sz="6" w:space="0" w:color="auto"/>
            </w:tcBorders>
            <w:vAlign w:val="center"/>
          </w:tcPr>
          <w:p w14:paraId="3018C06E" w14:textId="525138BE" w:rsidR="004441BC" w:rsidRPr="0034463A" w:rsidRDefault="004B60FF" w:rsidP="00827DFC">
            <w:pPr>
              <w:pStyle w:val="af9"/>
            </w:pPr>
            <w:r w:rsidRPr="0034463A">
              <w:rPr>
                <w:rStyle w:val="normaltextrun"/>
                <w:rFonts w:eastAsiaTheme="minorEastAsia" w:hint="eastAsia"/>
              </w:rPr>
              <w:t>闕紫彤</w:t>
            </w:r>
          </w:p>
        </w:tc>
        <w:tc>
          <w:tcPr>
            <w:tcW w:w="2268" w:type="dxa"/>
            <w:tcBorders>
              <w:top w:val="single" w:sz="6" w:space="0" w:color="auto"/>
              <w:left w:val="single" w:sz="6" w:space="0" w:color="auto"/>
              <w:bottom w:val="single" w:sz="6" w:space="0" w:color="auto"/>
              <w:right w:val="single" w:sz="6" w:space="0" w:color="auto"/>
            </w:tcBorders>
            <w:vAlign w:val="center"/>
          </w:tcPr>
          <w:p w14:paraId="409AF61B" w14:textId="10FAB7E7" w:rsidR="004441BC" w:rsidRPr="0034463A" w:rsidRDefault="004B60FF" w:rsidP="00827DFC">
            <w:pPr>
              <w:pStyle w:val="af9"/>
            </w:pPr>
            <w:r w:rsidRPr="0034463A">
              <w:rPr>
                <w:rStyle w:val="normaltextrun"/>
                <w:rFonts w:eastAsiaTheme="minorEastAsia" w:hint="eastAsia"/>
              </w:rPr>
              <w:t>2025/04/14</w:t>
            </w:r>
          </w:p>
        </w:tc>
      </w:tr>
      <w:tr w:rsidR="0076327E" w:rsidRPr="007B6EFB" w14:paraId="5DC4335F" w14:textId="77777777" w:rsidTr="004B60FF">
        <w:tc>
          <w:tcPr>
            <w:tcW w:w="993" w:type="dxa"/>
            <w:vAlign w:val="center"/>
          </w:tcPr>
          <w:p w14:paraId="47F08D87" w14:textId="047E0126" w:rsidR="0076327E" w:rsidRPr="0034463A" w:rsidRDefault="0076327E" w:rsidP="00827DFC">
            <w:pPr>
              <w:pStyle w:val="af9"/>
            </w:pPr>
            <w:r>
              <w:rPr>
                <w:rFonts w:hint="eastAsia"/>
              </w:rPr>
              <w:t>3.0</w:t>
            </w:r>
          </w:p>
        </w:tc>
        <w:tc>
          <w:tcPr>
            <w:tcW w:w="3118" w:type="dxa"/>
            <w:tcBorders>
              <w:top w:val="single" w:sz="6" w:space="0" w:color="auto"/>
              <w:left w:val="single" w:sz="6" w:space="0" w:color="auto"/>
              <w:bottom w:val="single" w:sz="6" w:space="0" w:color="auto"/>
              <w:right w:val="single" w:sz="6" w:space="0" w:color="auto"/>
            </w:tcBorders>
            <w:vAlign w:val="center"/>
          </w:tcPr>
          <w:p w14:paraId="72726089" w14:textId="4F0A1183" w:rsidR="0076327E" w:rsidRPr="0034463A" w:rsidRDefault="0001066F" w:rsidP="00827DFC">
            <w:pPr>
              <w:pStyle w:val="af9"/>
              <w:rPr>
                <w:rStyle w:val="normaltextrun"/>
                <w:rFonts w:eastAsiaTheme="minorEastAsia"/>
              </w:rPr>
            </w:pPr>
            <w:r>
              <w:rPr>
                <w:rStyle w:val="normaltextrun"/>
                <w:rFonts w:eastAsiaTheme="minorEastAsia" w:hint="eastAsia"/>
              </w:rPr>
              <w:t>修正前言</w:t>
            </w:r>
            <w:r w:rsidR="002F6307">
              <w:rPr>
                <w:rStyle w:val="normaltextrun"/>
                <w:rFonts w:eastAsiaTheme="minorEastAsia" w:hint="eastAsia"/>
              </w:rPr>
              <w:t>(</w:t>
            </w:r>
            <w:r w:rsidR="002F6307">
              <w:rPr>
                <w:rStyle w:val="normaltextrun"/>
                <w:rFonts w:eastAsiaTheme="minorEastAsia" w:hint="eastAsia"/>
              </w:rPr>
              <w:t>系統簡介、系統目標、</w:t>
            </w:r>
            <w:r w:rsidR="000376E4">
              <w:rPr>
                <w:rStyle w:val="normaltextrun"/>
                <w:rFonts w:eastAsiaTheme="minorEastAsia" w:hint="eastAsia"/>
              </w:rPr>
              <w:t>系統範圍</w:t>
            </w:r>
            <w:r w:rsidR="000376E4">
              <w:rPr>
                <w:rStyle w:val="normaltextrun"/>
                <w:rFonts w:eastAsiaTheme="minorEastAsia" w:hint="eastAsia"/>
              </w:rPr>
              <w:t>)</w:t>
            </w:r>
          </w:p>
        </w:tc>
        <w:tc>
          <w:tcPr>
            <w:tcW w:w="1985" w:type="dxa"/>
            <w:tcBorders>
              <w:top w:val="single" w:sz="6" w:space="0" w:color="auto"/>
              <w:left w:val="single" w:sz="6" w:space="0" w:color="auto"/>
              <w:bottom w:val="single" w:sz="6" w:space="0" w:color="auto"/>
              <w:right w:val="single" w:sz="6" w:space="0" w:color="auto"/>
            </w:tcBorders>
            <w:vAlign w:val="center"/>
          </w:tcPr>
          <w:p w14:paraId="28EE6893" w14:textId="276A3513" w:rsidR="0076327E" w:rsidRPr="0034463A" w:rsidRDefault="00C03142" w:rsidP="00827DFC">
            <w:pPr>
              <w:pStyle w:val="af9"/>
              <w:rPr>
                <w:rStyle w:val="normaltextrun"/>
                <w:rFonts w:eastAsiaTheme="minorEastAsia"/>
              </w:rPr>
            </w:pPr>
            <w:r>
              <w:rPr>
                <w:rStyle w:val="normaltextrun"/>
                <w:rFonts w:eastAsiaTheme="minorEastAsia" w:hint="eastAsia"/>
              </w:rPr>
              <w:t>賈子瑩</w:t>
            </w:r>
          </w:p>
        </w:tc>
        <w:tc>
          <w:tcPr>
            <w:tcW w:w="2268" w:type="dxa"/>
            <w:tcBorders>
              <w:top w:val="single" w:sz="6" w:space="0" w:color="auto"/>
              <w:left w:val="single" w:sz="6" w:space="0" w:color="auto"/>
              <w:bottom w:val="single" w:sz="6" w:space="0" w:color="auto"/>
              <w:right w:val="single" w:sz="6" w:space="0" w:color="auto"/>
            </w:tcBorders>
            <w:vAlign w:val="center"/>
          </w:tcPr>
          <w:p w14:paraId="5D2E8C2B" w14:textId="0C3AF643" w:rsidR="0076327E" w:rsidRPr="0034463A" w:rsidRDefault="00C03142" w:rsidP="00827DFC">
            <w:pPr>
              <w:pStyle w:val="af9"/>
              <w:rPr>
                <w:rStyle w:val="normaltextrun"/>
                <w:rFonts w:eastAsiaTheme="minorEastAsia"/>
              </w:rPr>
            </w:pPr>
            <w:r>
              <w:rPr>
                <w:rStyle w:val="normaltextrun"/>
                <w:rFonts w:eastAsiaTheme="minorEastAsia" w:hint="eastAsia"/>
              </w:rPr>
              <w:t>2025</w:t>
            </w:r>
            <w:r w:rsidR="00C35190">
              <w:rPr>
                <w:rStyle w:val="normaltextrun"/>
                <w:rFonts w:eastAsiaTheme="minorEastAsia" w:hint="eastAsia"/>
              </w:rPr>
              <w:t>/05/21</w:t>
            </w:r>
          </w:p>
        </w:tc>
      </w:tr>
      <w:tr w:rsidR="00314CFF" w:rsidRPr="007B6EFB" w14:paraId="4BEC3259" w14:textId="77777777" w:rsidTr="004B60FF">
        <w:tc>
          <w:tcPr>
            <w:tcW w:w="993" w:type="dxa"/>
            <w:vAlign w:val="center"/>
          </w:tcPr>
          <w:p w14:paraId="37236511" w14:textId="51216C46" w:rsidR="00314CFF" w:rsidRDefault="00C35190" w:rsidP="00827DFC">
            <w:pPr>
              <w:pStyle w:val="af9"/>
            </w:pPr>
            <w:r>
              <w:rPr>
                <w:rFonts w:hint="eastAsia"/>
              </w:rPr>
              <w:t>3.2</w:t>
            </w:r>
          </w:p>
        </w:tc>
        <w:tc>
          <w:tcPr>
            <w:tcW w:w="3118" w:type="dxa"/>
            <w:tcBorders>
              <w:top w:val="single" w:sz="6" w:space="0" w:color="auto"/>
              <w:left w:val="single" w:sz="6" w:space="0" w:color="auto"/>
              <w:bottom w:val="single" w:sz="6" w:space="0" w:color="auto"/>
              <w:right w:val="single" w:sz="6" w:space="0" w:color="auto"/>
            </w:tcBorders>
            <w:vAlign w:val="center"/>
          </w:tcPr>
          <w:p w14:paraId="63E91E48" w14:textId="0D016847" w:rsidR="00314CFF" w:rsidRPr="0034463A" w:rsidRDefault="003B4BAD" w:rsidP="00827DFC">
            <w:pPr>
              <w:pStyle w:val="af9"/>
              <w:rPr>
                <w:rStyle w:val="normaltextrun"/>
                <w:rFonts w:eastAsiaTheme="minorEastAsia"/>
              </w:rPr>
            </w:pPr>
            <w:r>
              <w:rPr>
                <w:rStyle w:val="normaltextrun"/>
                <w:rFonts w:eastAsiaTheme="minorEastAsia" w:hint="eastAsia"/>
              </w:rPr>
              <w:t>修正系統架構</w:t>
            </w:r>
          </w:p>
        </w:tc>
        <w:tc>
          <w:tcPr>
            <w:tcW w:w="1985" w:type="dxa"/>
            <w:tcBorders>
              <w:top w:val="single" w:sz="6" w:space="0" w:color="auto"/>
              <w:left w:val="single" w:sz="6" w:space="0" w:color="auto"/>
              <w:bottom w:val="single" w:sz="6" w:space="0" w:color="auto"/>
              <w:right w:val="single" w:sz="6" w:space="0" w:color="auto"/>
            </w:tcBorders>
            <w:vAlign w:val="center"/>
          </w:tcPr>
          <w:p w14:paraId="013B9996" w14:textId="26D7F734" w:rsidR="00314CFF" w:rsidRPr="0034463A" w:rsidRDefault="003B4BAD" w:rsidP="00827DFC">
            <w:pPr>
              <w:pStyle w:val="af9"/>
              <w:rPr>
                <w:rStyle w:val="normaltextrun"/>
                <w:rFonts w:eastAsiaTheme="minorEastAsia"/>
              </w:rPr>
            </w:pPr>
            <w:r>
              <w:rPr>
                <w:rStyle w:val="normaltextrun"/>
                <w:rFonts w:eastAsiaTheme="minorEastAsia" w:hint="eastAsia"/>
              </w:rPr>
              <w:t>闕紫彤</w:t>
            </w:r>
          </w:p>
        </w:tc>
        <w:tc>
          <w:tcPr>
            <w:tcW w:w="2268" w:type="dxa"/>
            <w:tcBorders>
              <w:top w:val="single" w:sz="6" w:space="0" w:color="auto"/>
              <w:left w:val="single" w:sz="6" w:space="0" w:color="auto"/>
              <w:bottom w:val="single" w:sz="6" w:space="0" w:color="auto"/>
              <w:right w:val="single" w:sz="6" w:space="0" w:color="auto"/>
            </w:tcBorders>
            <w:vAlign w:val="center"/>
          </w:tcPr>
          <w:p w14:paraId="667FB268" w14:textId="0638DE11" w:rsidR="00314CFF" w:rsidRPr="0034463A" w:rsidRDefault="003B4BAD" w:rsidP="00827DFC">
            <w:pPr>
              <w:pStyle w:val="af9"/>
              <w:rPr>
                <w:rStyle w:val="normaltextrun"/>
                <w:rFonts w:eastAsiaTheme="minorEastAsia"/>
              </w:rPr>
            </w:pPr>
            <w:r>
              <w:rPr>
                <w:rStyle w:val="normaltextrun"/>
                <w:rFonts w:eastAsiaTheme="minorEastAsia" w:hint="eastAsia"/>
              </w:rPr>
              <w:t>2025/05/21</w:t>
            </w:r>
          </w:p>
        </w:tc>
      </w:tr>
      <w:tr w:rsidR="003B4BAD" w:rsidRPr="007B6EFB" w14:paraId="2CE86927" w14:textId="77777777" w:rsidTr="004B60FF">
        <w:tc>
          <w:tcPr>
            <w:tcW w:w="993" w:type="dxa"/>
            <w:vAlign w:val="center"/>
          </w:tcPr>
          <w:p w14:paraId="57A535DF" w14:textId="6F227F8D" w:rsidR="003B4BAD" w:rsidRDefault="003B4BAD" w:rsidP="00827DFC">
            <w:pPr>
              <w:pStyle w:val="af9"/>
            </w:pPr>
            <w:r>
              <w:rPr>
                <w:rFonts w:hint="eastAsia"/>
              </w:rPr>
              <w:t>3.3</w:t>
            </w:r>
          </w:p>
        </w:tc>
        <w:tc>
          <w:tcPr>
            <w:tcW w:w="3118" w:type="dxa"/>
            <w:tcBorders>
              <w:top w:val="single" w:sz="6" w:space="0" w:color="auto"/>
              <w:left w:val="single" w:sz="6" w:space="0" w:color="auto"/>
              <w:bottom w:val="single" w:sz="6" w:space="0" w:color="auto"/>
              <w:right w:val="single" w:sz="6" w:space="0" w:color="auto"/>
            </w:tcBorders>
            <w:vAlign w:val="center"/>
          </w:tcPr>
          <w:p w14:paraId="78108BEB" w14:textId="000ECCBC" w:rsidR="003B4BAD" w:rsidRDefault="009F310D" w:rsidP="00827DFC">
            <w:pPr>
              <w:pStyle w:val="af9"/>
              <w:rPr>
                <w:rStyle w:val="normaltextrun"/>
                <w:rFonts w:eastAsiaTheme="minorEastAsia"/>
              </w:rPr>
            </w:pPr>
            <w:r>
              <w:rPr>
                <w:rStyle w:val="normaltextrun"/>
                <w:rFonts w:eastAsiaTheme="minorEastAsia" w:hint="eastAsia"/>
              </w:rPr>
              <w:t>修正功能架構圖</w:t>
            </w:r>
          </w:p>
        </w:tc>
        <w:tc>
          <w:tcPr>
            <w:tcW w:w="1985" w:type="dxa"/>
            <w:tcBorders>
              <w:top w:val="single" w:sz="6" w:space="0" w:color="auto"/>
              <w:left w:val="single" w:sz="6" w:space="0" w:color="auto"/>
              <w:bottom w:val="single" w:sz="6" w:space="0" w:color="auto"/>
              <w:right w:val="single" w:sz="6" w:space="0" w:color="auto"/>
            </w:tcBorders>
            <w:vAlign w:val="center"/>
          </w:tcPr>
          <w:p w14:paraId="2DD4A365" w14:textId="3E697BC5" w:rsidR="003B4BAD" w:rsidRDefault="009F310D" w:rsidP="00827DFC">
            <w:pPr>
              <w:pStyle w:val="af9"/>
              <w:rPr>
                <w:rStyle w:val="normaltextrun"/>
                <w:rFonts w:eastAsiaTheme="minorEastAsia"/>
              </w:rPr>
            </w:pPr>
            <w:r>
              <w:rPr>
                <w:rStyle w:val="normaltextrun"/>
                <w:rFonts w:eastAsiaTheme="minorEastAsia" w:hint="eastAsia"/>
              </w:rPr>
              <w:t>黃郁心</w:t>
            </w:r>
          </w:p>
        </w:tc>
        <w:tc>
          <w:tcPr>
            <w:tcW w:w="2268" w:type="dxa"/>
            <w:tcBorders>
              <w:top w:val="single" w:sz="6" w:space="0" w:color="auto"/>
              <w:left w:val="single" w:sz="6" w:space="0" w:color="auto"/>
              <w:bottom w:val="single" w:sz="6" w:space="0" w:color="auto"/>
              <w:right w:val="single" w:sz="6" w:space="0" w:color="auto"/>
            </w:tcBorders>
            <w:vAlign w:val="center"/>
          </w:tcPr>
          <w:p w14:paraId="518D1841" w14:textId="18A6A64D" w:rsidR="003B4BAD" w:rsidRDefault="009F310D" w:rsidP="00827DFC">
            <w:pPr>
              <w:pStyle w:val="af9"/>
              <w:rPr>
                <w:rStyle w:val="normaltextrun"/>
                <w:rFonts w:eastAsiaTheme="minorEastAsia"/>
              </w:rPr>
            </w:pPr>
            <w:r>
              <w:rPr>
                <w:rStyle w:val="normaltextrun"/>
                <w:rFonts w:eastAsiaTheme="minorEastAsia" w:hint="eastAsia"/>
              </w:rPr>
              <w:t>2025/05/21</w:t>
            </w:r>
          </w:p>
        </w:tc>
      </w:tr>
      <w:tr w:rsidR="0076327E" w:rsidRPr="007B6EFB" w14:paraId="4F122BA3" w14:textId="77777777" w:rsidTr="004B60FF">
        <w:tc>
          <w:tcPr>
            <w:tcW w:w="993" w:type="dxa"/>
            <w:vAlign w:val="center"/>
          </w:tcPr>
          <w:p w14:paraId="0A0A4CF9" w14:textId="19842E8D" w:rsidR="0076327E" w:rsidRPr="0034463A" w:rsidRDefault="00FF779C" w:rsidP="00827DFC">
            <w:pPr>
              <w:pStyle w:val="af9"/>
            </w:pPr>
            <w:r>
              <w:rPr>
                <w:rFonts w:hint="eastAsia"/>
              </w:rPr>
              <w:t>3.</w:t>
            </w:r>
            <w:r w:rsidR="003B4BAD">
              <w:rPr>
                <w:rFonts w:hint="eastAsia"/>
              </w:rPr>
              <w:t>4</w:t>
            </w:r>
          </w:p>
        </w:tc>
        <w:tc>
          <w:tcPr>
            <w:tcW w:w="3118" w:type="dxa"/>
            <w:tcBorders>
              <w:top w:val="single" w:sz="6" w:space="0" w:color="auto"/>
              <w:left w:val="single" w:sz="6" w:space="0" w:color="auto"/>
              <w:bottom w:val="single" w:sz="6" w:space="0" w:color="auto"/>
              <w:right w:val="single" w:sz="6" w:space="0" w:color="auto"/>
            </w:tcBorders>
            <w:vAlign w:val="center"/>
          </w:tcPr>
          <w:p w14:paraId="4837B4C3" w14:textId="066D3796" w:rsidR="0076327E" w:rsidRPr="0034463A" w:rsidRDefault="00314CFF" w:rsidP="00827DFC">
            <w:pPr>
              <w:pStyle w:val="af9"/>
              <w:rPr>
                <w:rStyle w:val="normaltextrun"/>
                <w:rFonts w:eastAsiaTheme="minorEastAsia"/>
              </w:rPr>
            </w:pPr>
            <w:r>
              <w:rPr>
                <w:rStyle w:val="normaltextrun"/>
                <w:rFonts w:eastAsiaTheme="minorEastAsia" w:hint="eastAsia"/>
              </w:rPr>
              <w:t>增加資料字典</w:t>
            </w:r>
          </w:p>
        </w:tc>
        <w:tc>
          <w:tcPr>
            <w:tcW w:w="1985" w:type="dxa"/>
            <w:tcBorders>
              <w:top w:val="single" w:sz="6" w:space="0" w:color="auto"/>
              <w:left w:val="single" w:sz="6" w:space="0" w:color="auto"/>
              <w:bottom w:val="single" w:sz="6" w:space="0" w:color="auto"/>
              <w:right w:val="single" w:sz="6" w:space="0" w:color="auto"/>
            </w:tcBorders>
            <w:vAlign w:val="center"/>
          </w:tcPr>
          <w:p w14:paraId="1C1E818C" w14:textId="4FC7E30B" w:rsidR="0076327E" w:rsidRPr="0034463A" w:rsidRDefault="00314CFF" w:rsidP="00827DFC">
            <w:pPr>
              <w:pStyle w:val="af9"/>
              <w:rPr>
                <w:rStyle w:val="normaltextrun"/>
                <w:rFonts w:eastAsiaTheme="minorEastAsia"/>
              </w:rPr>
            </w:pPr>
            <w:r>
              <w:rPr>
                <w:rStyle w:val="normaltextrun"/>
                <w:rFonts w:eastAsiaTheme="minorEastAsia" w:hint="eastAsia"/>
              </w:rPr>
              <w:t>闕紫彤、黃郁心、賈子瑩</w:t>
            </w:r>
          </w:p>
        </w:tc>
        <w:tc>
          <w:tcPr>
            <w:tcW w:w="2268" w:type="dxa"/>
            <w:tcBorders>
              <w:top w:val="single" w:sz="6" w:space="0" w:color="auto"/>
              <w:left w:val="single" w:sz="6" w:space="0" w:color="auto"/>
              <w:bottom w:val="single" w:sz="6" w:space="0" w:color="auto"/>
              <w:right w:val="single" w:sz="6" w:space="0" w:color="auto"/>
            </w:tcBorders>
            <w:vAlign w:val="center"/>
          </w:tcPr>
          <w:p w14:paraId="595C9021" w14:textId="0E55BDD2" w:rsidR="0076327E" w:rsidRPr="0034463A" w:rsidRDefault="00314CFF" w:rsidP="00827DFC">
            <w:pPr>
              <w:pStyle w:val="af9"/>
              <w:rPr>
                <w:rStyle w:val="normaltextrun"/>
                <w:rFonts w:eastAsiaTheme="minorEastAsia"/>
              </w:rPr>
            </w:pPr>
            <w:r>
              <w:rPr>
                <w:rStyle w:val="normaltextrun"/>
                <w:rFonts w:eastAsiaTheme="minorEastAsia" w:hint="eastAsia"/>
              </w:rPr>
              <w:t>2025/05/23</w:t>
            </w:r>
          </w:p>
        </w:tc>
      </w:tr>
      <w:tr w:rsidR="0076327E" w:rsidRPr="007B6EFB" w14:paraId="791C4B55" w14:textId="77777777" w:rsidTr="004B60FF">
        <w:tc>
          <w:tcPr>
            <w:tcW w:w="993" w:type="dxa"/>
            <w:vAlign w:val="center"/>
          </w:tcPr>
          <w:p w14:paraId="6E8B7C33" w14:textId="3B967BA6" w:rsidR="0076327E" w:rsidRPr="0034463A" w:rsidRDefault="009F310D" w:rsidP="00827DFC">
            <w:pPr>
              <w:pStyle w:val="af9"/>
            </w:pPr>
            <w:r>
              <w:rPr>
                <w:rFonts w:hint="eastAsia"/>
              </w:rPr>
              <w:t>3.5</w:t>
            </w:r>
          </w:p>
        </w:tc>
        <w:tc>
          <w:tcPr>
            <w:tcW w:w="3118" w:type="dxa"/>
            <w:tcBorders>
              <w:top w:val="single" w:sz="6" w:space="0" w:color="auto"/>
              <w:left w:val="single" w:sz="6" w:space="0" w:color="auto"/>
              <w:bottom w:val="single" w:sz="6" w:space="0" w:color="auto"/>
              <w:right w:val="single" w:sz="6" w:space="0" w:color="auto"/>
            </w:tcBorders>
            <w:vAlign w:val="center"/>
          </w:tcPr>
          <w:p w14:paraId="7828AEA1" w14:textId="20C4E787" w:rsidR="0076327E" w:rsidRPr="0034463A" w:rsidRDefault="00C21C1D" w:rsidP="00827DFC">
            <w:pPr>
              <w:pStyle w:val="af9"/>
              <w:rPr>
                <w:rStyle w:val="normaltextrun"/>
                <w:rFonts w:eastAsiaTheme="minorEastAsia"/>
              </w:rPr>
            </w:pPr>
            <w:r>
              <w:rPr>
                <w:rStyle w:val="normaltextrun"/>
                <w:rFonts w:eastAsiaTheme="minorEastAsia" w:hint="eastAsia"/>
              </w:rPr>
              <w:t>資料庫規格、資料總表</w:t>
            </w:r>
          </w:p>
        </w:tc>
        <w:tc>
          <w:tcPr>
            <w:tcW w:w="1985" w:type="dxa"/>
            <w:tcBorders>
              <w:top w:val="single" w:sz="6" w:space="0" w:color="auto"/>
              <w:left w:val="single" w:sz="6" w:space="0" w:color="auto"/>
              <w:bottom w:val="single" w:sz="6" w:space="0" w:color="auto"/>
              <w:right w:val="single" w:sz="6" w:space="0" w:color="auto"/>
            </w:tcBorders>
            <w:vAlign w:val="center"/>
          </w:tcPr>
          <w:p w14:paraId="4BC04B4D" w14:textId="59B4C7C1" w:rsidR="0076327E" w:rsidRPr="0034463A" w:rsidRDefault="00C21C1D" w:rsidP="00827DFC">
            <w:pPr>
              <w:pStyle w:val="af9"/>
              <w:rPr>
                <w:rStyle w:val="normaltextrun"/>
                <w:rFonts w:eastAsiaTheme="minorEastAsia"/>
              </w:rPr>
            </w:pPr>
            <w:r>
              <w:rPr>
                <w:rStyle w:val="normaltextrun"/>
                <w:rFonts w:eastAsiaTheme="minorEastAsia" w:hint="eastAsia"/>
              </w:rPr>
              <w:t>闕紫彤</w:t>
            </w:r>
          </w:p>
        </w:tc>
        <w:tc>
          <w:tcPr>
            <w:tcW w:w="2268" w:type="dxa"/>
            <w:tcBorders>
              <w:top w:val="single" w:sz="6" w:space="0" w:color="auto"/>
              <w:left w:val="single" w:sz="6" w:space="0" w:color="auto"/>
              <w:bottom w:val="single" w:sz="6" w:space="0" w:color="auto"/>
              <w:right w:val="single" w:sz="6" w:space="0" w:color="auto"/>
            </w:tcBorders>
            <w:vAlign w:val="center"/>
          </w:tcPr>
          <w:p w14:paraId="2B15A9B5" w14:textId="7EA24DFD" w:rsidR="0076327E" w:rsidRPr="0034463A" w:rsidRDefault="00C21C1D" w:rsidP="00827DFC">
            <w:pPr>
              <w:pStyle w:val="af9"/>
              <w:rPr>
                <w:rStyle w:val="normaltextrun"/>
                <w:rFonts w:eastAsiaTheme="minorEastAsia"/>
              </w:rPr>
            </w:pPr>
            <w:r>
              <w:rPr>
                <w:rStyle w:val="normaltextrun"/>
                <w:rFonts w:eastAsiaTheme="minorEastAsia" w:hint="eastAsia"/>
              </w:rPr>
              <w:t>2025/05/23</w:t>
            </w:r>
          </w:p>
        </w:tc>
      </w:tr>
      <w:tr w:rsidR="00917E0A" w:rsidRPr="007B6EFB" w14:paraId="476780EC" w14:textId="77777777" w:rsidTr="004B60FF">
        <w:tc>
          <w:tcPr>
            <w:tcW w:w="993" w:type="dxa"/>
            <w:vAlign w:val="center"/>
          </w:tcPr>
          <w:p w14:paraId="04BC4B31" w14:textId="2A4924D5" w:rsidR="00917E0A" w:rsidRPr="0034463A" w:rsidRDefault="00917E0A" w:rsidP="00917E0A">
            <w:pPr>
              <w:pStyle w:val="af9"/>
            </w:pPr>
            <w:r>
              <w:t>3.6</w:t>
            </w:r>
          </w:p>
        </w:tc>
        <w:tc>
          <w:tcPr>
            <w:tcW w:w="3118" w:type="dxa"/>
            <w:tcBorders>
              <w:top w:val="single" w:sz="6" w:space="0" w:color="auto"/>
              <w:left w:val="single" w:sz="6" w:space="0" w:color="auto"/>
              <w:bottom w:val="single" w:sz="6" w:space="0" w:color="auto"/>
              <w:right w:val="single" w:sz="6" w:space="0" w:color="auto"/>
            </w:tcBorders>
            <w:vAlign w:val="center"/>
          </w:tcPr>
          <w:p w14:paraId="469D4DF3" w14:textId="65E0A072" w:rsidR="00917E0A" w:rsidRPr="0034463A" w:rsidRDefault="00917E0A" w:rsidP="00917E0A">
            <w:pPr>
              <w:pStyle w:val="af9"/>
              <w:rPr>
                <w:rStyle w:val="normaltextrun"/>
                <w:rFonts w:eastAsiaTheme="minorEastAsia"/>
              </w:rPr>
            </w:pPr>
            <w:r>
              <w:rPr>
                <w:rStyle w:val="normaltextrun"/>
                <w:rFonts w:eastAsiaTheme="minorEastAsia" w:hint="eastAsia"/>
              </w:rPr>
              <w:t>資料關聯圖</w:t>
            </w:r>
          </w:p>
        </w:tc>
        <w:tc>
          <w:tcPr>
            <w:tcW w:w="1985" w:type="dxa"/>
            <w:tcBorders>
              <w:top w:val="single" w:sz="6" w:space="0" w:color="auto"/>
              <w:left w:val="single" w:sz="6" w:space="0" w:color="auto"/>
              <w:bottom w:val="single" w:sz="6" w:space="0" w:color="auto"/>
              <w:right w:val="single" w:sz="6" w:space="0" w:color="auto"/>
            </w:tcBorders>
            <w:vAlign w:val="center"/>
          </w:tcPr>
          <w:p w14:paraId="1BC43121" w14:textId="763662F4" w:rsidR="00917E0A" w:rsidRPr="0034463A" w:rsidRDefault="00917E0A" w:rsidP="00917E0A">
            <w:pPr>
              <w:pStyle w:val="af9"/>
              <w:rPr>
                <w:rStyle w:val="normaltextrun"/>
                <w:rFonts w:eastAsiaTheme="minorEastAsia"/>
              </w:rPr>
            </w:pPr>
            <w:r>
              <w:rPr>
                <w:rStyle w:val="normaltextrun"/>
                <w:rFonts w:eastAsiaTheme="minorEastAsia" w:hint="eastAsia"/>
              </w:rPr>
              <w:t>賈子瑩</w:t>
            </w:r>
          </w:p>
        </w:tc>
        <w:tc>
          <w:tcPr>
            <w:tcW w:w="2268" w:type="dxa"/>
            <w:tcBorders>
              <w:top w:val="single" w:sz="6" w:space="0" w:color="auto"/>
              <w:left w:val="single" w:sz="6" w:space="0" w:color="auto"/>
              <w:bottom w:val="single" w:sz="6" w:space="0" w:color="auto"/>
              <w:right w:val="single" w:sz="6" w:space="0" w:color="auto"/>
            </w:tcBorders>
            <w:vAlign w:val="center"/>
          </w:tcPr>
          <w:p w14:paraId="509D8E43" w14:textId="388DFCC3" w:rsidR="00917E0A" w:rsidRPr="0034463A" w:rsidRDefault="00917E0A" w:rsidP="00917E0A">
            <w:pPr>
              <w:pStyle w:val="af9"/>
              <w:rPr>
                <w:rStyle w:val="normaltextrun"/>
                <w:rFonts w:eastAsiaTheme="minorEastAsia"/>
              </w:rPr>
            </w:pPr>
            <w:r>
              <w:rPr>
                <w:rStyle w:val="normaltextrun"/>
                <w:rFonts w:eastAsiaTheme="minorEastAsia" w:hint="eastAsia"/>
              </w:rPr>
              <w:t>2025/05/23</w:t>
            </w:r>
          </w:p>
        </w:tc>
      </w:tr>
      <w:tr w:rsidR="00E769B4" w:rsidRPr="007B6EFB" w14:paraId="575DF540" w14:textId="77777777" w:rsidTr="004B60FF">
        <w:tc>
          <w:tcPr>
            <w:tcW w:w="993" w:type="dxa"/>
            <w:vAlign w:val="center"/>
          </w:tcPr>
          <w:p w14:paraId="393EED09" w14:textId="2982B8FF" w:rsidR="00E769B4" w:rsidRDefault="009C2F2E" w:rsidP="00917E0A">
            <w:pPr>
              <w:pStyle w:val="af9"/>
            </w:pPr>
            <w:r>
              <w:t>3.7</w:t>
            </w:r>
          </w:p>
        </w:tc>
        <w:tc>
          <w:tcPr>
            <w:tcW w:w="3118" w:type="dxa"/>
            <w:tcBorders>
              <w:top w:val="single" w:sz="6" w:space="0" w:color="auto"/>
              <w:left w:val="single" w:sz="6" w:space="0" w:color="auto"/>
              <w:bottom w:val="single" w:sz="6" w:space="0" w:color="auto"/>
              <w:right w:val="single" w:sz="6" w:space="0" w:color="auto"/>
            </w:tcBorders>
            <w:vAlign w:val="center"/>
          </w:tcPr>
          <w:p w14:paraId="3E18394D" w14:textId="491DA9A9" w:rsidR="00E769B4" w:rsidRDefault="00E769B4" w:rsidP="00917E0A">
            <w:pPr>
              <w:pStyle w:val="af9"/>
              <w:rPr>
                <w:rStyle w:val="normaltextrun"/>
                <w:rFonts w:eastAsiaTheme="minorEastAsia"/>
              </w:rPr>
            </w:pPr>
            <w:r>
              <w:rPr>
                <w:rStyle w:val="normaltextrun"/>
                <w:rFonts w:eastAsiaTheme="minorEastAsia" w:hint="eastAsia"/>
              </w:rPr>
              <w:t>維護與管理</w:t>
            </w:r>
            <w:r w:rsidR="002214F5">
              <w:rPr>
                <w:rStyle w:val="normaltextrun"/>
                <w:rFonts w:eastAsiaTheme="minorEastAsia" w:hint="eastAsia"/>
              </w:rPr>
              <w:t>、經費與需求</w:t>
            </w:r>
          </w:p>
        </w:tc>
        <w:tc>
          <w:tcPr>
            <w:tcW w:w="1985" w:type="dxa"/>
            <w:tcBorders>
              <w:top w:val="single" w:sz="6" w:space="0" w:color="auto"/>
              <w:left w:val="single" w:sz="6" w:space="0" w:color="auto"/>
              <w:bottom w:val="single" w:sz="6" w:space="0" w:color="auto"/>
              <w:right w:val="single" w:sz="6" w:space="0" w:color="auto"/>
            </w:tcBorders>
            <w:vAlign w:val="center"/>
          </w:tcPr>
          <w:p w14:paraId="425B204E" w14:textId="54951BB8" w:rsidR="00E769B4" w:rsidRDefault="002214F5" w:rsidP="00917E0A">
            <w:pPr>
              <w:pStyle w:val="af9"/>
              <w:rPr>
                <w:rStyle w:val="normaltextrun"/>
                <w:rFonts w:eastAsiaTheme="minorEastAsia"/>
              </w:rPr>
            </w:pPr>
            <w:r>
              <w:rPr>
                <w:rStyle w:val="normaltextrun"/>
                <w:rFonts w:eastAsiaTheme="minorEastAsia" w:hint="eastAsia"/>
              </w:rPr>
              <w:t xml:space="preserve"> </w:t>
            </w:r>
            <w:r>
              <w:rPr>
                <w:rStyle w:val="normaltextrun"/>
                <w:rFonts w:eastAsiaTheme="minorEastAsia" w:hint="eastAsia"/>
              </w:rPr>
              <w:t>黃郁心</w:t>
            </w:r>
          </w:p>
        </w:tc>
        <w:tc>
          <w:tcPr>
            <w:tcW w:w="2268" w:type="dxa"/>
            <w:tcBorders>
              <w:top w:val="single" w:sz="6" w:space="0" w:color="auto"/>
              <w:left w:val="single" w:sz="6" w:space="0" w:color="auto"/>
              <w:bottom w:val="single" w:sz="6" w:space="0" w:color="auto"/>
              <w:right w:val="single" w:sz="6" w:space="0" w:color="auto"/>
            </w:tcBorders>
            <w:vAlign w:val="center"/>
          </w:tcPr>
          <w:p w14:paraId="3CF3284D" w14:textId="5D80BCC1" w:rsidR="00E769B4" w:rsidRDefault="002214F5" w:rsidP="00917E0A">
            <w:pPr>
              <w:pStyle w:val="af9"/>
              <w:rPr>
                <w:rStyle w:val="normaltextrun"/>
                <w:rFonts w:eastAsiaTheme="minorEastAsia"/>
              </w:rPr>
            </w:pPr>
            <w:r>
              <w:rPr>
                <w:rStyle w:val="normaltextrun"/>
                <w:rFonts w:eastAsiaTheme="minorEastAsia"/>
              </w:rPr>
              <w:t>2025/</w:t>
            </w:r>
            <w:r w:rsidR="00411614">
              <w:rPr>
                <w:rStyle w:val="normaltextrun"/>
                <w:rFonts w:eastAsiaTheme="minorEastAsia"/>
              </w:rPr>
              <w:t>0</w:t>
            </w:r>
            <w:r w:rsidR="00411614">
              <w:rPr>
                <w:rStyle w:val="normaltextrun"/>
              </w:rPr>
              <w:t>5/26</w:t>
            </w:r>
          </w:p>
        </w:tc>
      </w:tr>
      <w:tr w:rsidR="00845143" w:rsidRPr="007B6EFB" w14:paraId="49DFC8C0" w14:textId="77777777" w:rsidTr="004B60FF">
        <w:tc>
          <w:tcPr>
            <w:tcW w:w="993" w:type="dxa"/>
            <w:vAlign w:val="center"/>
          </w:tcPr>
          <w:p w14:paraId="7B83354A" w14:textId="7B33E50C" w:rsidR="00845143" w:rsidRDefault="00845143" w:rsidP="00917E0A">
            <w:pPr>
              <w:pStyle w:val="af9"/>
            </w:pPr>
            <w:r>
              <w:rPr>
                <w:rFonts w:hint="eastAsia"/>
              </w:rPr>
              <w:t>3.8</w:t>
            </w:r>
          </w:p>
        </w:tc>
        <w:tc>
          <w:tcPr>
            <w:tcW w:w="3118" w:type="dxa"/>
            <w:tcBorders>
              <w:top w:val="single" w:sz="6" w:space="0" w:color="auto"/>
              <w:left w:val="single" w:sz="6" w:space="0" w:color="auto"/>
              <w:bottom w:val="single" w:sz="6" w:space="0" w:color="auto"/>
              <w:right w:val="single" w:sz="6" w:space="0" w:color="auto"/>
            </w:tcBorders>
            <w:vAlign w:val="center"/>
          </w:tcPr>
          <w:p w14:paraId="73A053F6" w14:textId="49618425" w:rsidR="00845143" w:rsidRPr="004C2492" w:rsidRDefault="004C2492" w:rsidP="00917E0A">
            <w:pPr>
              <w:pStyle w:val="af9"/>
              <w:rPr>
                <w:rStyle w:val="normaltextrun"/>
                <w:rFonts w:eastAsiaTheme="minorEastAsia"/>
              </w:rPr>
            </w:pPr>
            <w:r>
              <w:rPr>
                <w:rStyle w:val="normaltextrun"/>
                <w:rFonts w:eastAsiaTheme="minorEastAsia" w:hint="eastAsia"/>
              </w:rPr>
              <w:t>修改甘特圖、更改更詳細的功能需求說明</w:t>
            </w:r>
          </w:p>
        </w:tc>
        <w:tc>
          <w:tcPr>
            <w:tcW w:w="1985" w:type="dxa"/>
            <w:tcBorders>
              <w:top w:val="single" w:sz="6" w:space="0" w:color="auto"/>
              <w:left w:val="single" w:sz="6" w:space="0" w:color="auto"/>
              <w:bottom w:val="single" w:sz="6" w:space="0" w:color="auto"/>
              <w:right w:val="single" w:sz="6" w:space="0" w:color="auto"/>
            </w:tcBorders>
            <w:vAlign w:val="center"/>
          </w:tcPr>
          <w:p w14:paraId="68C1FCC6" w14:textId="26E46824" w:rsidR="00845143" w:rsidRDefault="004C2492" w:rsidP="00917E0A">
            <w:pPr>
              <w:pStyle w:val="af9"/>
              <w:rPr>
                <w:rStyle w:val="normaltextrun"/>
                <w:rFonts w:eastAsiaTheme="minorEastAsia"/>
              </w:rPr>
            </w:pPr>
            <w:r>
              <w:rPr>
                <w:rStyle w:val="normaltextrun"/>
                <w:rFonts w:eastAsiaTheme="minorEastAsia" w:hint="eastAsia"/>
              </w:rPr>
              <w:t>賈子瑩</w:t>
            </w:r>
          </w:p>
        </w:tc>
        <w:tc>
          <w:tcPr>
            <w:tcW w:w="2268" w:type="dxa"/>
            <w:tcBorders>
              <w:top w:val="single" w:sz="6" w:space="0" w:color="auto"/>
              <w:left w:val="single" w:sz="6" w:space="0" w:color="auto"/>
              <w:bottom w:val="single" w:sz="6" w:space="0" w:color="auto"/>
              <w:right w:val="single" w:sz="6" w:space="0" w:color="auto"/>
            </w:tcBorders>
            <w:vAlign w:val="center"/>
          </w:tcPr>
          <w:p w14:paraId="750B343C" w14:textId="11852F22" w:rsidR="00845143" w:rsidRDefault="004C2492" w:rsidP="00917E0A">
            <w:pPr>
              <w:pStyle w:val="af9"/>
              <w:rPr>
                <w:rStyle w:val="normaltextrun"/>
                <w:rFonts w:eastAsiaTheme="minorEastAsia"/>
              </w:rPr>
            </w:pPr>
            <w:r>
              <w:rPr>
                <w:rStyle w:val="normaltextrun"/>
                <w:rFonts w:eastAsiaTheme="minorEastAsia" w:hint="eastAsia"/>
              </w:rPr>
              <w:t>2025/06/03</w:t>
            </w:r>
          </w:p>
        </w:tc>
      </w:tr>
    </w:tbl>
    <w:p w14:paraId="03D8A41A" w14:textId="77777777" w:rsidR="00FF26E7" w:rsidRPr="0034463A" w:rsidRDefault="00FF26E7" w:rsidP="00FF26E7">
      <w:pPr>
        <w:ind w:leftChars="0" w:left="0" w:right="280"/>
        <w:rPr>
          <w:rFonts w:ascii="Times New Roman" w:hAnsi="Times New Roman" w:cs="Times New Roman"/>
          <w:color w:val="002060"/>
          <w:sz w:val="32"/>
          <w:szCs w:val="32"/>
        </w:rPr>
      </w:pPr>
    </w:p>
    <w:p w14:paraId="6A569166" w14:textId="0AAE7A11" w:rsidR="006D4981" w:rsidRPr="0034463A" w:rsidRDefault="006D4981">
      <w:pPr>
        <w:widowControl/>
        <w:ind w:leftChars="0" w:left="0"/>
        <w:rPr>
          <w:rFonts w:ascii="Times New Roman" w:hAnsi="Times New Roman" w:cs="Times New Roman"/>
          <w:color w:val="002060"/>
          <w:sz w:val="32"/>
          <w:szCs w:val="32"/>
        </w:rPr>
      </w:pPr>
      <w:r w:rsidRPr="0034463A">
        <w:rPr>
          <w:rFonts w:ascii="Times New Roman" w:hAnsi="Times New Roman" w:cs="Times New Roman"/>
          <w:color w:val="002060"/>
          <w:sz w:val="32"/>
          <w:szCs w:val="32"/>
        </w:rPr>
        <w:br w:type="page"/>
      </w:r>
    </w:p>
    <w:p w14:paraId="628D9FF6" w14:textId="77777777" w:rsidR="006D4981" w:rsidRPr="0034463A" w:rsidRDefault="006D4981" w:rsidP="006D4981">
      <w:pPr>
        <w:ind w:leftChars="0" w:left="0" w:right="280"/>
        <w:jc w:val="both"/>
        <w:rPr>
          <w:rFonts w:ascii="Times New Roman" w:hAnsi="Times New Roman" w:cs="Times New Roman"/>
          <w:color w:val="002060"/>
          <w:sz w:val="32"/>
          <w:szCs w:val="32"/>
        </w:rPr>
        <w:sectPr w:rsidR="006D4981" w:rsidRPr="0034463A" w:rsidSect="006F5091">
          <w:pgSz w:w="11906" w:h="16838"/>
          <w:pgMar w:top="1440" w:right="1797" w:bottom="1440" w:left="1797" w:header="851" w:footer="992" w:gutter="0"/>
          <w:pgNumType w:start="1"/>
          <w:cols w:space="425"/>
          <w:titlePg/>
          <w:docGrid w:type="lines" w:linePitch="381"/>
        </w:sectPr>
      </w:pPr>
    </w:p>
    <w:sdt>
      <w:sdtPr>
        <w:rPr>
          <w:rFonts w:ascii="Times New Roman" w:eastAsiaTheme="minorEastAsia" w:hAnsi="Times New Roman" w:cs="Times New Roman"/>
          <w:b w:val="0"/>
          <w:kern w:val="2"/>
          <w:sz w:val="28"/>
          <w:szCs w:val="28"/>
          <w:lang w:val="zh-TW"/>
        </w:rPr>
        <w:id w:val="1820618072"/>
        <w:docPartObj>
          <w:docPartGallery w:val="Table of Contents"/>
          <w:docPartUnique/>
        </w:docPartObj>
      </w:sdtPr>
      <w:sdtEndPr>
        <w:rPr>
          <w:kern w:val="0"/>
          <w:sz w:val="24"/>
          <w:szCs w:val="24"/>
        </w:rPr>
      </w:sdtEndPr>
      <w:sdtContent>
        <w:p w14:paraId="22F5BEE0" w14:textId="6D0A1132" w:rsidR="00D16CBE" w:rsidRPr="0034463A" w:rsidRDefault="00D16CBE" w:rsidP="00FA738E">
          <w:pPr>
            <w:pStyle w:val="aa"/>
            <w:rPr>
              <w:rFonts w:ascii="Times New Roman" w:eastAsiaTheme="minorEastAsia" w:hAnsi="Times New Roman" w:cs="Times New Roman"/>
            </w:rPr>
          </w:pPr>
          <w:r w:rsidRPr="0034463A">
            <w:rPr>
              <w:rFonts w:ascii="Times New Roman" w:eastAsiaTheme="minorEastAsia" w:hAnsi="Times New Roman" w:cs="Times New Roman"/>
            </w:rPr>
            <w:t>目錄</w:t>
          </w:r>
        </w:p>
        <w:p w14:paraId="239BEAF3" w14:textId="56657CB3" w:rsidR="000B1834" w:rsidRPr="007C732A" w:rsidRDefault="00D16CBE">
          <w:pPr>
            <w:pStyle w:val="11"/>
            <w:rPr>
              <w:rFonts w:cstheme="minorBidi"/>
              <w:noProof/>
              <w:kern w:val="2"/>
              <w:sz w:val="24"/>
              <w:szCs w:val="24"/>
              <w14:ligatures w14:val="standardContextual"/>
            </w:rPr>
          </w:pPr>
          <w:r w:rsidRPr="007C732A">
            <w:rPr>
              <w:sz w:val="24"/>
              <w:szCs w:val="24"/>
            </w:rPr>
            <w:fldChar w:fldCharType="begin"/>
          </w:r>
          <w:r w:rsidRPr="007C732A">
            <w:rPr>
              <w:sz w:val="24"/>
              <w:szCs w:val="24"/>
            </w:rPr>
            <w:instrText xml:space="preserve"> TOC \o "1-3" \h \z \u </w:instrText>
          </w:r>
          <w:r w:rsidRPr="007C732A">
            <w:rPr>
              <w:sz w:val="24"/>
              <w:szCs w:val="24"/>
            </w:rPr>
            <w:fldChar w:fldCharType="separate"/>
          </w:r>
          <w:hyperlink w:anchor="_Toc199885097" w:history="1">
            <w:r w:rsidR="000B1834" w:rsidRPr="007C732A">
              <w:rPr>
                <w:rStyle w:val="ab"/>
                <w:rFonts w:hint="eastAsia"/>
                <w:noProof/>
                <w:sz w:val="24"/>
                <w:szCs w:val="24"/>
              </w:rPr>
              <w:t>壹、</w:t>
            </w:r>
            <w:r w:rsidR="000B1834" w:rsidRPr="007C732A">
              <w:rPr>
                <w:rFonts w:cstheme="minorBidi"/>
                <w:noProof/>
                <w:kern w:val="2"/>
                <w:sz w:val="24"/>
                <w:szCs w:val="24"/>
                <w14:ligatures w14:val="standardContextual"/>
              </w:rPr>
              <w:tab/>
            </w:r>
            <w:r w:rsidR="000B1834" w:rsidRPr="007C732A">
              <w:rPr>
                <w:rStyle w:val="ab"/>
                <w:rFonts w:hint="eastAsia"/>
                <w:noProof/>
                <w:sz w:val="24"/>
                <w:szCs w:val="24"/>
              </w:rPr>
              <w:t>前言</w:t>
            </w:r>
            <w:r w:rsidR="000B1834" w:rsidRPr="007C732A">
              <w:rPr>
                <w:noProof/>
                <w:webHidden/>
                <w:sz w:val="24"/>
                <w:szCs w:val="24"/>
              </w:rPr>
              <w:tab/>
            </w:r>
            <w:r w:rsidR="000B1834" w:rsidRPr="007C732A">
              <w:rPr>
                <w:noProof/>
                <w:webHidden/>
                <w:sz w:val="24"/>
                <w:szCs w:val="24"/>
              </w:rPr>
              <w:fldChar w:fldCharType="begin"/>
            </w:r>
            <w:r w:rsidR="000B1834" w:rsidRPr="007C732A">
              <w:rPr>
                <w:noProof/>
                <w:webHidden/>
                <w:sz w:val="24"/>
                <w:szCs w:val="24"/>
              </w:rPr>
              <w:instrText xml:space="preserve"> PAGEREF _Toc199885097 \h </w:instrText>
            </w:r>
            <w:r w:rsidR="000B1834" w:rsidRPr="007C732A">
              <w:rPr>
                <w:noProof/>
                <w:webHidden/>
                <w:sz w:val="24"/>
                <w:szCs w:val="24"/>
              </w:rPr>
            </w:r>
            <w:r w:rsidR="000B1834" w:rsidRPr="007C732A">
              <w:rPr>
                <w:noProof/>
                <w:webHidden/>
                <w:sz w:val="24"/>
                <w:szCs w:val="24"/>
              </w:rPr>
              <w:fldChar w:fldCharType="separate"/>
            </w:r>
            <w:r w:rsidR="008C4CEC" w:rsidRPr="007C732A">
              <w:rPr>
                <w:noProof/>
                <w:webHidden/>
                <w:sz w:val="24"/>
                <w:szCs w:val="24"/>
              </w:rPr>
              <w:t>1</w:t>
            </w:r>
            <w:r w:rsidR="000B1834" w:rsidRPr="007C732A">
              <w:rPr>
                <w:noProof/>
                <w:webHidden/>
                <w:sz w:val="24"/>
                <w:szCs w:val="24"/>
              </w:rPr>
              <w:fldChar w:fldCharType="end"/>
            </w:r>
          </w:hyperlink>
        </w:p>
        <w:p w14:paraId="2F9137E2" w14:textId="25174EC4"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098" w:history="1">
            <w:r w:rsidRPr="007C732A">
              <w:rPr>
                <w:rStyle w:val="ab"/>
                <w:rFonts w:hint="eastAsia"/>
                <w:noProof/>
                <w:sz w:val="24"/>
                <w:szCs w:val="24"/>
              </w:rPr>
              <w:t>一、</w:t>
            </w:r>
            <w:r w:rsidRPr="007C732A">
              <w:rPr>
                <w:rFonts w:cstheme="minorBidi"/>
                <w:noProof/>
                <w:kern w:val="2"/>
                <w:sz w:val="24"/>
                <w:szCs w:val="24"/>
                <w14:ligatures w14:val="standardContextual"/>
              </w:rPr>
              <w:tab/>
            </w:r>
            <w:r w:rsidRPr="007C732A">
              <w:rPr>
                <w:rStyle w:val="ab"/>
                <w:rFonts w:hint="eastAsia"/>
                <w:noProof/>
                <w:sz w:val="24"/>
                <w:szCs w:val="24"/>
              </w:rPr>
              <w:t>系統簡介</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_Toc199885098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1</w:t>
            </w:r>
            <w:r w:rsidRPr="007C732A">
              <w:rPr>
                <w:noProof/>
                <w:webHidden/>
                <w:sz w:val="24"/>
                <w:szCs w:val="24"/>
              </w:rPr>
              <w:fldChar w:fldCharType="end"/>
            </w:r>
          </w:hyperlink>
        </w:p>
        <w:p w14:paraId="71199724" w14:textId="4275B969"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099" w:history="1">
            <w:r w:rsidRPr="007C732A">
              <w:rPr>
                <w:rStyle w:val="ab"/>
                <w:rFonts w:hint="eastAsia"/>
                <w:noProof/>
                <w:sz w:val="24"/>
                <w:szCs w:val="24"/>
              </w:rPr>
              <w:t>二、</w:t>
            </w:r>
            <w:r w:rsidRPr="007C732A">
              <w:rPr>
                <w:rFonts w:cstheme="minorBidi"/>
                <w:noProof/>
                <w:kern w:val="2"/>
                <w:sz w:val="24"/>
                <w:szCs w:val="24"/>
                <w14:ligatures w14:val="standardContextual"/>
              </w:rPr>
              <w:tab/>
            </w:r>
            <w:r w:rsidRPr="007C732A">
              <w:rPr>
                <w:rStyle w:val="ab"/>
                <w:rFonts w:hint="eastAsia"/>
                <w:noProof/>
                <w:sz w:val="24"/>
                <w:szCs w:val="24"/>
              </w:rPr>
              <w:t>系統目標</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_Toc199885099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1</w:t>
            </w:r>
            <w:r w:rsidRPr="007C732A">
              <w:rPr>
                <w:noProof/>
                <w:webHidden/>
                <w:sz w:val="24"/>
                <w:szCs w:val="24"/>
              </w:rPr>
              <w:fldChar w:fldCharType="end"/>
            </w:r>
          </w:hyperlink>
        </w:p>
        <w:p w14:paraId="7DC82933" w14:textId="530EE7B3"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00" w:history="1">
            <w:r w:rsidRPr="007C732A">
              <w:rPr>
                <w:rStyle w:val="ab"/>
                <w:rFonts w:hint="eastAsia"/>
                <w:noProof/>
                <w:sz w:val="24"/>
                <w:szCs w:val="24"/>
              </w:rPr>
              <w:t>三、</w:t>
            </w:r>
            <w:r w:rsidRPr="007C732A">
              <w:rPr>
                <w:rFonts w:cstheme="minorBidi"/>
                <w:noProof/>
                <w:kern w:val="2"/>
                <w:sz w:val="24"/>
                <w:szCs w:val="24"/>
                <w14:ligatures w14:val="standardContextual"/>
              </w:rPr>
              <w:tab/>
            </w:r>
            <w:r w:rsidRPr="007C732A">
              <w:rPr>
                <w:rStyle w:val="ab"/>
                <w:rFonts w:hint="eastAsia"/>
                <w:noProof/>
                <w:sz w:val="24"/>
                <w:szCs w:val="24"/>
              </w:rPr>
              <w:t>系統範圍</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_Toc199885100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w:t>
            </w:r>
            <w:r w:rsidRPr="007C732A">
              <w:rPr>
                <w:noProof/>
                <w:webHidden/>
                <w:sz w:val="24"/>
                <w:szCs w:val="24"/>
              </w:rPr>
              <w:fldChar w:fldCharType="end"/>
            </w:r>
          </w:hyperlink>
        </w:p>
        <w:p w14:paraId="02E183BD" w14:textId="6CEDAADA" w:rsidR="000B1834" w:rsidRPr="007C732A" w:rsidRDefault="000B1834">
          <w:pPr>
            <w:pStyle w:val="11"/>
            <w:rPr>
              <w:rFonts w:cstheme="minorBidi"/>
              <w:noProof/>
              <w:kern w:val="2"/>
              <w:sz w:val="24"/>
              <w:szCs w:val="24"/>
              <w14:ligatures w14:val="standardContextual"/>
            </w:rPr>
          </w:pPr>
          <w:hyperlink w:anchor="_Toc199885101" w:history="1">
            <w:r w:rsidRPr="007C732A">
              <w:rPr>
                <w:rStyle w:val="ab"/>
                <w:rFonts w:hint="eastAsia"/>
                <w:noProof/>
                <w:sz w:val="24"/>
                <w:szCs w:val="24"/>
              </w:rPr>
              <w:t>貳、</w:t>
            </w:r>
            <w:r w:rsidRPr="007C732A">
              <w:rPr>
                <w:rFonts w:cstheme="minorBidi"/>
                <w:noProof/>
                <w:kern w:val="2"/>
                <w:sz w:val="24"/>
                <w:szCs w:val="24"/>
                <w14:ligatures w14:val="standardContextual"/>
              </w:rPr>
              <w:tab/>
            </w:r>
            <w:r w:rsidRPr="007C732A">
              <w:rPr>
                <w:rStyle w:val="ab"/>
                <w:rFonts w:hint="eastAsia"/>
                <w:noProof/>
                <w:sz w:val="24"/>
                <w:szCs w:val="24"/>
              </w:rPr>
              <w:t>系統架構</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_Toc199885101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3</w:t>
            </w:r>
            <w:r w:rsidRPr="007C732A">
              <w:rPr>
                <w:noProof/>
                <w:webHidden/>
                <w:sz w:val="24"/>
                <w:szCs w:val="24"/>
              </w:rPr>
              <w:fldChar w:fldCharType="end"/>
            </w:r>
          </w:hyperlink>
        </w:p>
        <w:p w14:paraId="2087A707" w14:textId="12FE4D27"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02" w:history="1">
            <w:r w:rsidRPr="007C732A">
              <w:rPr>
                <w:rStyle w:val="ab"/>
                <w:rFonts w:hint="eastAsia"/>
                <w:noProof/>
                <w:sz w:val="24"/>
                <w:szCs w:val="24"/>
              </w:rPr>
              <w:t>四、</w:t>
            </w:r>
            <w:r w:rsidRPr="007C732A">
              <w:rPr>
                <w:rFonts w:cstheme="minorBidi"/>
                <w:noProof/>
                <w:kern w:val="2"/>
                <w:sz w:val="24"/>
                <w:szCs w:val="24"/>
                <w14:ligatures w14:val="standardContextual"/>
              </w:rPr>
              <w:tab/>
            </w:r>
            <w:r w:rsidRPr="007C732A">
              <w:rPr>
                <w:rStyle w:val="ab"/>
                <w:rFonts w:hint="eastAsia"/>
                <w:noProof/>
                <w:sz w:val="24"/>
                <w:szCs w:val="24"/>
              </w:rPr>
              <w:t>軟硬體設備規格需求</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_Toc199885102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3</w:t>
            </w:r>
            <w:r w:rsidRPr="007C732A">
              <w:rPr>
                <w:noProof/>
                <w:webHidden/>
                <w:sz w:val="24"/>
                <w:szCs w:val="24"/>
              </w:rPr>
              <w:fldChar w:fldCharType="end"/>
            </w:r>
          </w:hyperlink>
        </w:p>
        <w:p w14:paraId="0F1F8852" w14:textId="4E54F09C"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03" w:history="1">
            <w:r w:rsidRPr="007C732A">
              <w:rPr>
                <w:rStyle w:val="ab"/>
                <w:rFonts w:hint="eastAsia"/>
                <w:noProof/>
                <w:sz w:val="24"/>
                <w:szCs w:val="24"/>
              </w:rPr>
              <w:t>(</w:t>
            </w:r>
            <w:r w:rsidRPr="007C732A">
              <w:rPr>
                <w:rStyle w:val="ab"/>
                <w:rFonts w:hint="eastAsia"/>
                <w:noProof/>
                <w:sz w:val="24"/>
                <w:szCs w:val="24"/>
              </w:rPr>
              <w:t>一</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系統所需之軟硬體</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_Toc199885103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3</w:t>
            </w:r>
            <w:r w:rsidRPr="007C732A">
              <w:rPr>
                <w:noProof/>
                <w:webHidden/>
                <w:sz w:val="24"/>
                <w:szCs w:val="24"/>
              </w:rPr>
              <w:fldChar w:fldCharType="end"/>
            </w:r>
          </w:hyperlink>
        </w:p>
        <w:p w14:paraId="47BD74ED" w14:textId="20CE1259"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04" w:history="1">
            <w:r w:rsidRPr="007C732A">
              <w:rPr>
                <w:rStyle w:val="ab"/>
                <w:rFonts w:hint="eastAsia"/>
                <w:noProof/>
                <w:sz w:val="24"/>
                <w:szCs w:val="24"/>
              </w:rPr>
              <w:t>(</w:t>
            </w:r>
            <w:r w:rsidRPr="007C732A">
              <w:rPr>
                <w:rStyle w:val="ab"/>
                <w:rFonts w:hint="eastAsia"/>
                <w:noProof/>
                <w:sz w:val="24"/>
                <w:szCs w:val="24"/>
              </w:rPr>
              <w:t>二</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使用者所需之軟硬體</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_Toc199885104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4</w:t>
            </w:r>
            <w:r w:rsidRPr="007C732A">
              <w:rPr>
                <w:noProof/>
                <w:webHidden/>
                <w:sz w:val="24"/>
                <w:szCs w:val="24"/>
              </w:rPr>
              <w:fldChar w:fldCharType="end"/>
            </w:r>
          </w:hyperlink>
        </w:p>
        <w:p w14:paraId="4A3B7858" w14:textId="23F63EE8"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05" w:history="1">
            <w:r w:rsidRPr="007C732A">
              <w:rPr>
                <w:rStyle w:val="ab"/>
                <w:rFonts w:hint="eastAsia"/>
                <w:noProof/>
                <w:sz w:val="24"/>
                <w:szCs w:val="24"/>
              </w:rPr>
              <w:t>五、</w:t>
            </w:r>
            <w:r w:rsidRPr="007C732A">
              <w:rPr>
                <w:rFonts w:cstheme="minorBidi"/>
                <w:noProof/>
                <w:kern w:val="2"/>
                <w:sz w:val="24"/>
                <w:szCs w:val="24"/>
                <w14:ligatures w14:val="standardContextual"/>
              </w:rPr>
              <w:tab/>
            </w:r>
            <w:r w:rsidRPr="007C732A">
              <w:rPr>
                <w:rStyle w:val="ab"/>
                <w:rFonts w:hint="eastAsia"/>
                <w:noProof/>
                <w:sz w:val="24"/>
                <w:szCs w:val="24"/>
              </w:rPr>
              <w:t>系統架構</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_Toc199885105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5</w:t>
            </w:r>
            <w:r w:rsidRPr="007C732A">
              <w:rPr>
                <w:noProof/>
                <w:webHidden/>
                <w:sz w:val="24"/>
                <w:szCs w:val="24"/>
              </w:rPr>
              <w:fldChar w:fldCharType="end"/>
            </w:r>
          </w:hyperlink>
        </w:p>
        <w:p w14:paraId="6684B669" w14:textId="560E5505"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06" w:history="1">
            <w:r w:rsidRPr="007C732A">
              <w:rPr>
                <w:rStyle w:val="ab"/>
                <w:rFonts w:hint="eastAsia"/>
                <w:noProof/>
                <w:sz w:val="24"/>
                <w:szCs w:val="24"/>
              </w:rPr>
              <w:t>(</w:t>
            </w:r>
            <w:r w:rsidRPr="007C732A">
              <w:rPr>
                <w:rStyle w:val="ab"/>
                <w:rFonts w:hint="eastAsia"/>
                <w:noProof/>
                <w:sz w:val="24"/>
                <w:szCs w:val="24"/>
              </w:rPr>
              <w:t>一</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系統架構圖</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_Toc199885106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5</w:t>
            </w:r>
            <w:r w:rsidRPr="007C732A">
              <w:rPr>
                <w:noProof/>
                <w:webHidden/>
                <w:sz w:val="24"/>
                <w:szCs w:val="24"/>
              </w:rPr>
              <w:fldChar w:fldCharType="end"/>
            </w:r>
          </w:hyperlink>
        </w:p>
        <w:p w14:paraId="0C56D04F" w14:textId="06EAB865"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07" w:history="1">
            <w:r w:rsidRPr="007C732A">
              <w:rPr>
                <w:rStyle w:val="ab"/>
                <w:rFonts w:hint="eastAsia"/>
                <w:noProof/>
                <w:sz w:val="24"/>
                <w:szCs w:val="24"/>
              </w:rPr>
              <w:t>六、</w:t>
            </w:r>
            <w:r w:rsidRPr="007C732A">
              <w:rPr>
                <w:rFonts w:cstheme="minorBidi"/>
                <w:noProof/>
                <w:kern w:val="2"/>
                <w:sz w:val="24"/>
                <w:szCs w:val="24"/>
                <w14:ligatures w14:val="standardContextual"/>
              </w:rPr>
              <w:tab/>
            </w:r>
            <w:r w:rsidRPr="007C732A">
              <w:rPr>
                <w:rStyle w:val="ab"/>
                <w:rFonts w:hint="eastAsia"/>
                <w:noProof/>
                <w:sz w:val="24"/>
                <w:szCs w:val="24"/>
              </w:rPr>
              <w:t>系統流程圖</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_Toc199885107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7</w:t>
            </w:r>
            <w:r w:rsidRPr="007C732A">
              <w:rPr>
                <w:noProof/>
                <w:webHidden/>
                <w:sz w:val="24"/>
                <w:szCs w:val="24"/>
              </w:rPr>
              <w:fldChar w:fldCharType="end"/>
            </w:r>
          </w:hyperlink>
        </w:p>
        <w:p w14:paraId="79822B55" w14:textId="14EB86BF"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08" w:history="1">
            <w:r w:rsidRPr="007C732A">
              <w:rPr>
                <w:rStyle w:val="ab"/>
                <w:rFonts w:hint="eastAsia"/>
                <w:noProof/>
                <w:sz w:val="24"/>
                <w:szCs w:val="24"/>
              </w:rPr>
              <w:t>七、</w:t>
            </w:r>
            <w:r w:rsidRPr="007C732A">
              <w:rPr>
                <w:rFonts w:cstheme="minorBidi"/>
                <w:noProof/>
                <w:kern w:val="2"/>
                <w:sz w:val="24"/>
                <w:szCs w:val="24"/>
                <w14:ligatures w14:val="standardContextual"/>
              </w:rPr>
              <w:tab/>
            </w:r>
            <w:r w:rsidRPr="007C732A">
              <w:rPr>
                <w:rStyle w:val="ab"/>
                <w:rFonts w:hint="eastAsia"/>
                <w:noProof/>
                <w:sz w:val="24"/>
                <w:szCs w:val="24"/>
              </w:rPr>
              <w:t>系統活動圖</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_Toc199885108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8</w:t>
            </w:r>
            <w:r w:rsidRPr="007C732A">
              <w:rPr>
                <w:noProof/>
                <w:webHidden/>
                <w:sz w:val="24"/>
                <w:szCs w:val="24"/>
              </w:rPr>
              <w:fldChar w:fldCharType="end"/>
            </w:r>
          </w:hyperlink>
        </w:p>
        <w:p w14:paraId="11C54468" w14:textId="65286517" w:rsidR="000B1834" w:rsidRPr="007C732A" w:rsidRDefault="000B1834">
          <w:pPr>
            <w:pStyle w:val="11"/>
            <w:rPr>
              <w:rFonts w:cstheme="minorBidi"/>
              <w:noProof/>
              <w:kern w:val="2"/>
              <w:sz w:val="24"/>
              <w:szCs w:val="24"/>
              <w14:ligatures w14:val="standardContextual"/>
            </w:rPr>
          </w:pPr>
          <w:hyperlink w:anchor="_Toc199885109" w:history="1">
            <w:r w:rsidRPr="007C732A">
              <w:rPr>
                <w:rStyle w:val="ab"/>
                <w:rFonts w:hint="eastAsia"/>
                <w:noProof/>
                <w:sz w:val="24"/>
                <w:szCs w:val="24"/>
              </w:rPr>
              <w:t>參、</w:t>
            </w:r>
            <w:r w:rsidRPr="007C732A">
              <w:rPr>
                <w:rFonts w:cstheme="minorBidi"/>
                <w:noProof/>
                <w:kern w:val="2"/>
                <w:sz w:val="24"/>
                <w:szCs w:val="24"/>
                <w14:ligatures w14:val="standardContextual"/>
              </w:rPr>
              <w:tab/>
            </w:r>
            <w:r w:rsidRPr="007C732A">
              <w:rPr>
                <w:rStyle w:val="ab"/>
                <w:rFonts w:hint="eastAsia"/>
                <w:noProof/>
                <w:sz w:val="24"/>
                <w:szCs w:val="24"/>
              </w:rPr>
              <w:t>系統功能</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_Toc199885109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9</w:t>
            </w:r>
            <w:r w:rsidRPr="007C732A">
              <w:rPr>
                <w:noProof/>
                <w:webHidden/>
                <w:sz w:val="24"/>
                <w:szCs w:val="24"/>
              </w:rPr>
              <w:fldChar w:fldCharType="end"/>
            </w:r>
          </w:hyperlink>
        </w:p>
        <w:p w14:paraId="57DE0C3E" w14:textId="7B1C38F2"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10" w:history="1">
            <w:r w:rsidRPr="007C732A">
              <w:rPr>
                <w:rStyle w:val="ab"/>
                <w:rFonts w:hint="eastAsia"/>
                <w:noProof/>
                <w:sz w:val="24"/>
                <w:szCs w:val="24"/>
              </w:rPr>
              <w:t>一、</w:t>
            </w:r>
            <w:r w:rsidRPr="007C732A">
              <w:rPr>
                <w:rFonts w:cstheme="minorBidi"/>
                <w:noProof/>
                <w:kern w:val="2"/>
                <w:sz w:val="24"/>
                <w:szCs w:val="24"/>
                <w14:ligatures w14:val="standardContextual"/>
              </w:rPr>
              <w:tab/>
            </w:r>
            <w:r w:rsidRPr="007C732A">
              <w:rPr>
                <w:rStyle w:val="ab"/>
                <w:rFonts w:hint="eastAsia"/>
                <w:noProof/>
                <w:sz w:val="24"/>
                <w:szCs w:val="24"/>
              </w:rPr>
              <w:t>功能需求說明</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_Toc199885110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9</w:t>
            </w:r>
            <w:r w:rsidRPr="007C732A">
              <w:rPr>
                <w:noProof/>
                <w:webHidden/>
                <w:sz w:val="24"/>
                <w:szCs w:val="24"/>
              </w:rPr>
              <w:fldChar w:fldCharType="end"/>
            </w:r>
          </w:hyperlink>
        </w:p>
        <w:p w14:paraId="7C8884C8" w14:textId="121C01D2"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11" w:history="1">
            <w:r w:rsidRPr="007C732A">
              <w:rPr>
                <w:rStyle w:val="ab"/>
                <w:rFonts w:hint="eastAsia"/>
                <w:noProof/>
                <w:sz w:val="24"/>
                <w:szCs w:val="24"/>
              </w:rPr>
              <w:t>(</w:t>
            </w:r>
            <w:r w:rsidRPr="007C732A">
              <w:rPr>
                <w:rStyle w:val="ab"/>
                <w:rFonts w:hint="eastAsia"/>
                <w:noProof/>
                <w:sz w:val="24"/>
                <w:szCs w:val="24"/>
              </w:rPr>
              <w:t>二</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賣家</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_Toc199885111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9</w:t>
            </w:r>
            <w:r w:rsidRPr="007C732A">
              <w:rPr>
                <w:noProof/>
                <w:webHidden/>
                <w:sz w:val="24"/>
                <w:szCs w:val="24"/>
              </w:rPr>
              <w:fldChar w:fldCharType="end"/>
            </w:r>
          </w:hyperlink>
        </w:p>
        <w:p w14:paraId="1C5AD9D4" w14:textId="2F0099F8"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12" w:history="1">
            <w:r w:rsidRPr="007C732A">
              <w:rPr>
                <w:rStyle w:val="ab"/>
                <w:rFonts w:hint="eastAsia"/>
                <w:noProof/>
                <w:sz w:val="24"/>
                <w:szCs w:val="24"/>
              </w:rPr>
              <w:t>(</w:t>
            </w:r>
            <w:r w:rsidRPr="007C732A">
              <w:rPr>
                <w:rStyle w:val="ab"/>
                <w:rFonts w:hint="eastAsia"/>
                <w:noProof/>
                <w:sz w:val="24"/>
                <w:szCs w:val="24"/>
              </w:rPr>
              <w:t>三</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買家</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_Toc199885112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14</w:t>
            </w:r>
            <w:r w:rsidRPr="007C732A">
              <w:rPr>
                <w:noProof/>
                <w:webHidden/>
                <w:sz w:val="24"/>
                <w:szCs w:val="24"/>
              </w:rPr>
              <w:fldChar w:fldCharType="end"/>
            </w:r>
          </w:hyperlink>
        </w:p>
        <w:p w14:paraId="64636684" w14:textId="6449E7E3" w:rsidR="000B1834" w:rsidRPr="007C732A" w:rsidRDefault="000B1834">
          <w:pPr>
            <w:pStyle w:val="31"/>
            <w:tabs>
              <w:tab w:val="left" w:pos="1440"/>
              <w:tab w:val="right" w:leader="dot" w:pos="8302"/>
            </w:tabs>
            <w:rPr>
              <w:rFonts w:cstheme="minorBidi"/>
              <w:noProof/>
              <w:kern w:val="2"/>
              <w:sz w:val="24"/>
              <w:szCs w:val="24"/>
              <w14:ligatures w14:val="standardContextual"/>
            </w:rPr>
          </w:pPr>
          <w:hyperlink w:anchor="_Toc199885113" w:history="1">
            <w:r w:rsidRPr="007C732A">
              <w:rPr>
                <w:rStyle w:val="ab"/>
                <w:rFonts w:hint="eastAsia"/>
                <w:noProof/>
                <w:sz w:val="24"/>
                <w:szCs w:val="24"/>
              </w:rPr>
              <w:t>(</w:t>
            </w:r>
            <w:r w:rsidRPr="007C732A">
              <w:rPr>
                <w:rStyle w:val="ab"/>
                <w:rFonts w:hint="eastAsia"/>
                <w:noProof/>
                <w:sz w:val="24"/>
                <w:szCs w:val="24"/>
              </w:rPr>
              <w:t>四</w:t>
            </w:r>
            <w:r w:rsidRPr="007C732A">
              <w:rPr>
                <w:rStyle w:val="ab"/>
                <w:rFonts w:hint="eastAsia"/>
                <w:noProof/>
                <w:sz w:val="24"/>
                <w:szCs w:val="24"/>
              </w:rPr>
              <w:t>)</w:t>
            </w:r>
            <w:r w:rsidRPr="007C732A">
              <w:rPr>
                <w:rStyle w:val="ab"/>
                <w:rFonts w:hint="eastAsia"/>
                <w:noProof/>
                <w:sz w:val="24"/>
                <w:szCs w:val="24"/>
              </w:rPr>
              <w:t>、</w:t>
            </w:r>
            <w:r w:rsidRPr="007C732A">
              <w:rPr>
                <w:rFonts w:cstheme="minorBidi"/>
                <w:noProof/>
                <w:kern w:val="2"/>
                <w:sz w:val="24"/>
                <w:szCs w:val="24"/>
                <w14:ligatures w14:val="standardContextual"/>
              </w:rPr>
              <w:tab/>
            </w:r>
            <w:r w:rsidRPr="007C732A">
              <w:rPr>
                <w:rStyle w:val="ab"/>
                <w:rFonts w:hint="eastAsia"/>
                <w:noProof/>
                <w:sz w:val="24"/>
                <w:szCs w:val="24"/>
              </w:rPr>
              <w:t>管理員</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_Toc199885113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18</w:t>
            </w:r>
            <w:r w:rsidRPr="007C732A">
              <w:rPr>
                <w:noProof/>
                <w:webHidden/>
                <w:sz w:val="24"/>
                <w:szCs w:val="24"/>
              </w:rPr>
              <w:fldChar w:fldCharType="end"/>
            </w:r>
          </w:hyperlink>
        </w:p>
        <w:p w14:paraId="5460C140" w14:textId="1AA0F91A" w:rsidR="000B1834" w:rsidRPr="007C732A" w:rsidRDefault="000B1834">
          <w:pPr>
            <w:pStyle w:val="11"/>
            <w:rPr>
              <w:rFonts w:cstheme="minorBidi"/>
              <w:noProof/>
              <w:kern w:val="2"/>
              <w:sz w:val="24"/>
              <w:szCs w:val="24"/>
              <w14:ligatures w14:val="standardContextual"/>
            </w:rPr>
          </w:pPr>
          <w:hyperlink w:anchor="_Toc199885114" w:history="1">
            <w:r w:rsidRPr="007C732A">
              <w:rPr>
                <w:rStyle w:val="ab"/>
                <w:rFonts w:hint="eastAsia"/>
                <w:noProof/>
                <w:sz w:val="24"/>
                <w:szCs w:val="24"/>
              </w:rPr>
              <w:t>肆、</w:t>
            </w:r>
            <w:r w:rsidRPr="007C732A">
              <w:rPr>
                <w:rFonts w:cstheme="minorBidi"/>
                <w:noProof/>
                <w:kern w:val="2"/>
                <w:sz w:val="24"/>
                <w:szCs w:val="24"/>
                <w14:ligatures w14:val="standardContextual"/>
              </w:rPr>
              <w:tab/>
            </w:r>
            <w:r w:rsidRPr="007C732A">
              <w:rPr>
                <w:rStyle w:val="ab"/>
                <w:rFonts w:hint="eastAsia"/>
                <w:noProof/>
                <w:sz w:val="24"/>
                <w:szCs w:val="24"/>
              </w:rPr>
              <w:t>系統資料設計</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_Toc199885114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22</w:t>
            </w:r>
            <w:r w:rsidRPr="007C732A">
              <w:rPr>
                <w:noProof/>
                <w:webHidden/>
                <w:sz w:val="24"/>
                <w:szCs w:val="24"/>
              </w:rPr>
              <w:fldChar w:fldCharType="end"/>
            </w:r>
          </w:hyperlink>
        </w:p>
        <w:p w14:paraId="1EE2924A" w14:textId="6D28691B"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15" w:history="1">
            <w:r w:rsidRPr="007C732A">
              <w:rPr>
                <w:rStyle w:val="ab"/>
                <w:rFonts w:hint="eastAsia"/>
                <w:noProof/>
                <w:sz w:val="24"/>
                <w:szCs w:val="24"/>
              </w:rPr>
              <w:t>八、</w:t>
            </w:r>
            <w:r w:rsidRPr="007C732A">
              <w:rPr>
                <w:rFonts w:cstheme="minorBidi"/>
                <w:noProof/>
                <w:kern w:val="2"/>
                <w:sz w:val="24"/>
                <w:szCs w:val="24"/>
                <w14:ligatures w14:val="standardContextual"/>
              </w:rPr>
              <w:tab/>
            </w:r>
            <w:r w:rsidRPr="007C732A">
              <w:rPr>
                <w:rStyle w:val="ab"/>
                <w:rFonts w:hint="eastAsia"/>
                <w:noProof/>
                <w:sz w:val="24"/>
                <w:szCs w:val="24"/>
              </w:rPr>
              <w:t>資料庫規格</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_Toc199885115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22</w:t>
            </w:r>
            <w:r w:rsidRPr="007C732A">
              <w:rPr>
                <w:noProof/>
                <w:webHidden/>
                <w:sz w:val="24"/>
                <w:szCs w:val="24"/>
              </w:rPr>
              <w:fldChar w:fldCharType="end"/>
            </w:r>
          </w:hyperlink>
        </w:p>
        <w:p w14:paraId="7512D2C8" w14:textId="582C5E82"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16" w:history="1">
            <w:r w:rsidRPr="007C732A">
              <w:rPr>
                <w:rStyle w:val="ab"/>
                <w:rFonts w:hint="eastAsia"/>
                <w:noProof/>
                <w:sz w:val="24"/>
                <w:szCs w:val="24"/>
              </w:rPr>
              <w:t>九、</w:t>
            </w:r>
            <w:r w:rsidRPr="007C732A">
              <w:rPr>
                <w:rFonts w:cstheme="minorBidi"/>
                <w:noProof/>
                <w:kern w:val="2"/>
                <w:sz w:val="24"/>
                <w:szCs w:val="24"/>
                <w14:ligatures w14:val="standardContextual"/>
              </w:rPr>
              <w:tab/>
            </w:r>
            <w:r w:rsidRPr="007C732A">
              <w:rPr>
                <w:rStyle w:val="ab"/>
                <w:rFonts w:hint="eastAsia"/>
                <w:noProof/>
                <w:sz w:val="24"/>
                <w:szCs w:val="24"/>
              </w:rPr>
              <w:t>資料關聯圖</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_Toc199885116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22</w:t>
            </w:r>
            <w:r w:rsidRPr="007C732A">
              <w:rPr>
                <w:noProof/>
                <w:webHidden/>
                <w:sz w:val="24"/>
                <w:szCs w:val="24"/>
              </w:rPr>
              <w:fldChar w:fldCharType="end"/>
            </w:r>
          </w:hyperlink>
        </w:p>
        <w:p w14:paraId="6E2D41CF" w14:textId="64AA3EAD"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17" w:history="1">
            <w:r w:rsidRPr="007C732A">
              <w:rPr>
                <w:rStyle w:val="ab"/>
                <w:rFonts w:hint="eastAsia"/>
                <w:noProof/>
                <w:sz w:val="24"/>
                <w:szCs w:val="24"/>
              </w:rPr>
              <w:t>十、</w:t>
            </w:r>
            <w:r w:rsidRPr="007C732A">
              <w:rPr>
                <w:rFonts w:cstheme="minorBidi"/>
                <w:noProof/>
                <w:kern w:val="2"/>
                <w:sz w:val="24"/>
                <w:szCs w:val="24"/>
                <w14:ligatures w14:val="standardContextual"/>
              </w:rPr>
              <w:tab/>
            </w:r>
            <w:r w:rsidRPr="007C732A">
              <w:rPr>
                <w:rStyle w:val="ab"/>
                <w:rFonts w:hint="eastAsia"/>
                <w:noProof/>
                <w:sz w:val="24"/>
                <w:szCs w:val="24"/>
              </w:rPr>
              <w:t>資料總表</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_Toc199885117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22</w:t>
            </w:r>
            <w:r w:rsidRPr="007C732A">
              <w:rPr>
                <w:noProof/>
                <w:webHidden/>
                <w:sz w:val="24"/>
                <w:szCs w:val="24"/>
              </w:rPr>
              <w:fldChar w:fldCharType="end"/>
            </w:r>
          </w:hyperlink>
        </w:p>
        <w:p w14:paraId="5942857A" w14:textId="38BDC352" w:rsidR="000B1834" w:rsidRPr="007C732A" w:rsidRDefault="000B1834">
          <w:pPr>
            <w:pStyle w:val="11"/>
            <w:rPr>
              <w:rFonts w:cstheme="minorBidi"/>
              <w:noProof/>
              <w:kern w:val="2"/>
              <w:sz w:val="24"/>
              <w:szCs w:val="24"/>
              <w14:ligatures w14:val="standardContextual"/>
            </w:rPr>
          </w:pPr>
          <w:hyperlink w:anchor="_Toc199885118" w:history="1">
            <w:r w:rsidRPr="007C732A">
              <w:rPr>
                <w:rStyle w:val="ab"/>
                <w:rFonts w:hint="eastAsia"/>
                <w:noProof/>
                <w:sz w:val="24"/>
                <w:szCs w:val="24"/>
              </w:rPr>
              <w:t>伍、</w:t>
            </w:r>
            <w:r w:rsidRPr="007C732A">
              <w:rPr>
                <w:rFonts w:cstheme="minorBidi"/>
                <w:noProof/>
                <w:kern w:val="2"/>
                <w:sz w:val="24"/>
                <w:szCs w:val="24"/>
                <w14:ligatures w14:val="standardContextual"/>
              </w:rPr>
              <w:tab/>
            </w:r>
            <w:r w:rsidRPr="007C732A">
              <w:rPr>
                <w:rStyle w:val="ab"/>
                <w:rFonts w:hint="eastAsia"/>
                <w:noProof/>
                <w:sz w:val="24"/>
                <w:szCs w:val="24"/>
              </w:rPr>
              <w:t>維護與管理</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_Toc199885118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23</w:t>
            </w:r>
            <w:r w:rsidRPr="007C732A">
              <w:rPr>
                <w:noProof/>
                <w:webHidden/>
                <w:sz w:val="24"/>
                <w:szCs w:val="24"/>
              </w:rPr>
              <w:fldChar w:fldCharType="end"/>
            </w:r>
          </w:hyperlink>
        </w:p>
        <w:p w14:paraId="68078D15" w14:textId="50A48D36" w:rsidR="000B1834" w:rsidRPr="007C732A" w:rsidRDefault="000B1834">
          <w:pPr>
            <w:pStyle w:val="11"/>
            <w:rPr>
              <w:rFonts w:cstheme="minorBidi"/>
              <w:noProof/>
              <w:kern w:val="2"/>
              <w:sz w:val="24"/>
              <w:szCs w:val="24"/>
              <w14:ligatures w14:val="standardContextual"/>
            </w:rPr>
          </w:pPr>
          <w:hyperlink w:anchor="_Toc199885119" w:history="1">
            <w:r w:rsidRPr="007C732A">
              <w:rPr>
                <w:rStyle w:val="ab"/>
                <w:rFonts w:hint="eastAsia"/>
                <w:noProof/>
                <w:sz w:val="24"/>
                <w:szCs w:val="24"/>
              </w:rPr>
              <w:t>陸、</w:t>
            </w:r>
            <w:r w:rsidRPr="007C732A">
              <w:rPr>
                <w:rFonts w:cstheme="minorBidi"/>
                <w:noProof/>
                <w:kern w:val="2"/>
                <w:sz w:val="24"/>
                <w:szCs w:val="24"/>
                <w14:ligatures w14:val="standardContextual"/>
              </w:rPr>
              <w:tab/>
            </w:r>
            <w:r w:rsidRPr="007C732A">
              <w:rPr>
                <w:rStyle w:val="ab"/>
                <w:rFonts w:hint="eastAsia"/>
                <w:noProof/>
                <w:sz w:val="24"/>
                <w:szCs w:val="24"/>
              </w:rPr>
              <w:t>時程規劃說明</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_Toc199885119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24</w:t>
            </w:r>
            <w:r w:rsidRPr="007C732A">
              <w:rPr>
                <w:noProof/>
                <w:webHidden/>
                <w:sz w:val="24"/>
                <w:szCs w:val="24"/>
              </w:rPr>
              <w:fldChar w:fldCharType="end"/>
            </w:r>
          </w:hyperlink>
        </w:p>
        <w:p w14:paraId="04BC50D3" w14:textId="10B6FA8E" w:rsidR="000B1834" w:rsidRPr="007C732A" w:rsidRDefault="000B1834">
          <w:pPr>
            <w:pStyle w:val="11"/>
            <w:rPr>
              <w:rFonts w:cstheme="minorBidi"/>
              <w:noProof/>
              <w:kern w:val="2"/>
              <w:sz w:val="24"/>
              <w:szCs w:val="24"/>
              <w14:ligatures w14:val="standardContextual"/>
            </w:rPr>
          </w:pPr>
          <w:hyperlink w:anchor="_Toc199885120" w:history="1">
            <w:r w:rsidRPr="007C732A">
              <w:rPr>
                <w:rStyle w:val="ab"/>
                <w:rFonts w:hint="eastAsia"/>
                <w:noProof/>
                <w:sz w:val="24"/>
                <w:szCs w:val="24"/>
              </w:rPr>
              <w:t>柒、</w:t>
            </w:r>
            <w:r w:rsidRPr="007C732A">
              <w:rPr>
                <w:rFonts w:cstheme="minorBidi"/>
                <w:noProof/>
                <w:kern w:val="2"/>
                <w:sz w:val="24"/>
                <w:szCs w:val="24"/>
                <w14:ligatures w14:val="standardContextual"/>
              </w:rPr>
              <w:tab/>
            </w:r>
            <w:r w:rsidRPr="007C732A">
              <w:rPr>
                <w:rStyle w:val="ab"/>
                <w:rFonts w:hint="eastAsia"/>
                <w:noProof/>
                <w:sz w:val="24"/>
                <w:szCs w:val="24"/>
              </w:rPr>
              <w:t>經費需求</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_Toc199885120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27</w:t>
            </w:r>
            <w:r w:rsidRPr="007C732A">
              <w:rPr>
                <w:noProof/>
                <w:webHidden/>
                <w:sz w:val="24"/>
                <w:szCs w:val="24"/>
              </w:rPr>
              <w:fldChar w:fldCharType="end"/>
            </w:r>
          </w:hyperlink>
        </w:p>
        <w:p w14:paraId="47755B3C" w14:textId="3E3BEC9B" w:rsidR="000B1834" w:rsidRPr="007C732A" w:rsidRDefault="000B1834">
          <w:pPr>
            <w:pStyle w:val="11"/>
            <w:rPr>
              <w:rFonts w:cstheme="minorBidi"/>
              <w:noProof/>
              <w:kern w:val="2"/>
              <w:sz w:val="24"/>
              <w:szCs w:val="24"/>
              <w14:ligatures w14:val="standardContextual"/>
            </w:rPr>
          </w:pPr>
          <w:hyperlink w:anchor="_Toc199885121" w:history="1">
            <w:r w:rsidRPr="007C732A">
              <w:rPr>
                <w:rStyle w:val="ab"/>
                <w:rFonts w:hint="eastAsia"/>
                <w:noProof/>
                <w:sz w:val="24"/>
                <w:szCs w:val="24"/>
              </w:rPr>
              <w:t>捌、</w:t>
            </w:r>
            <w:r w:rsidRPr="007C732A">
              <w:rPr>
                <w:rFonts w:cstheme="minorBidi"/>
                <w:noProof/>
                <w:kern w:val="2"/>
                <w:sz w:val="24"/>
                <w:szCs w:val="24"/>
                <w14:ligatures w14:val="standardContextual"/>
              </w:rPr>
              <w:tab/>
            </w:r>
            <w:r w:rsidRPr="007C732A">
              <w:rPr>
                <w:rStyle w:val="ab"/>
                <w:rFonts w:hint="eastAsia"/>
                <w:noProof/>
                <w:sz w:val="24"/>
                <w:szCs w:val="24"/>
              </w:rPr>
              <w:t>附錄</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_Toc199885121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28</w:t>
            </w:r>
            <w:r w:rsidRPr="007C732A">
              <w:rPr>
                <w:noProof/>
                <w:webHidden/>
                <w:sz w:val="24"/>
                <w:szCs w:val="24"/>
              </w:rPr>
              <w:fldChar w:fldCharType="end"/>
            </w:r>
          </w:hyperlink>
        </w:p>
        <w:p w14:paraId="7C39E98E" w14:textId="7F1522FE"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22" w:history="1">
            <w:r w:rsidRPr="007C732A">
              <w:rPr>
                <w:rStyle w:val="ab"/>
                <w:rFonts w:hint="eastAsia"/>
                <w:noProof/>
                <w:sz w:val="24"/>
                <w:szCs w:val="24"/>
              </w:rPr>
              <w:t>一、</w:t>
            </w:r>
            <w:r w:rsidRPr="007C732A">
              <w:rPr>
                <w:rFonts w:cstheme="minorBidi"/>
                <w:noProof/>
                <w:kern w:val="2"/>
                <w:sz w:val="24"/>
                <w:szCs w:val="24"/>
                <w14:ligatures w14:val="standardContextual"/>
              </w:rPr>
              <w:tab/>
            </w:r>
            <w:r w:rsidRPr="007C732A">
              <w:rPr>
                <w:rStyle w:val="ab"/>
                <w:rFonts w:hint="eastAsia"/>
                <w:noProof/>
                <w:sz w:val="24"/>
                <w:szCs w:val="24"/>
              </w:rPr>
              <w:t>資料字典</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_Toc199885122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28</w:t>
            </w:r>
            <w:r w:rsidRPr="007C732A">
              <w:rPr>
                <w:noProof/>
                <w:webHidden/>
                <w:sz w:val="24"/>
                <w:szCs w:val="24"/>
              </w:rPr>
              <w:fldChar w:fldCharType="end"/>
            </w:r>
          </w:hyperlink>
        </w:p>
        <w:p w14:paraId="54C1E7D8" w14:textId="500B6416" w:rsidR="000B1834" w:rsidRPr="007C732A" w:rsidRDefault="000B1834">
          <w:pPr>
            <w:pStyle w:val="21"/>
            <w:tabs>
              <w:tab w:val="left" w:pos="960"/>
              <w:tab w:val="right" w:leader="dot" w:pos="8302"/>
            </w:tabs>
            <w:rPr>
              <w:rFonts w:cstheme="minorBidi"/>
              <w:noProof/>
              <w:kern w:val="2"/>
              <w:sz w:val="24"/>
              <w:szCs w:val="24"/>
              <w14:ligatures w14:val="standardContextual"/>
            </w:rPr>
          </w:pPr>
          <w:hyperlink w:anchor="_Toc199885123" w:history="1">
            <w:r w:rsidRPr="007C732A">
              <w:rPr>
                <w:rStyle w:val="ab"/>
                <w:rFonts w:hint="eastAsia"/>
                <w:noProof/>
                <w:sz w:val="24"/>
                <w:szCs w:val="24"/>
              </w:rPr>
              <w:t>二、</w:t>
            </w:r>
            <w:r w:rsidRPr="007C732A">
              <w:rPr>
                <w:rFonts w:cstheme="minorBidi"/>
                <w:noProof/>
                <w:kern w:val="2"/>
                <w:sz w:val="24"/>
                <w:szCs w:val="24"/>
                <w14:ligatures w14:val="standardContextual"/>
              </w:rPr>
              <w:tab/>
            </w:r>
            <w:r w:rsidRPr="007C732A">
              <w:rPr>
                <w:rStyle w:val="ab"/>
                <w:rFonts w:hint="eastAsia"/>
                <w:noProof/>
                <w:sz w:val="24"/>
                <w:szCs w:val="24"/>
              </w:rPr>
              <w:t>參考資料</w:t>
            </w:r>
            <w:r w:rsidRPr="007C732A">
              <w:rPr>
                <w:noProof/>
                <w:webHidden/>
                <w:sz w:val="24"/>
                <w:szCs w:val="24"/>
              </w:rPr>
              <w:tab/>
            </w:r>
            <w:r w:rsidRPr="007C732A">
              <w:rPr>
                <w:noProof/>
                <w:webHidden/>
                <w:sz w:val="24"/>
                <w:szCs w:val="24"/>
              </w:rPr>
              <w:fldChar w:fldCharType="begin"/>
            </w:r>
            <w:r w:rsidRPr="007C732A">
              <w:rPr>
                <w:noProof/>
                <w:webHidden/>
                <w:sz w:val="24"/>
                <w:szCs w:val="24"/>
              </w:rPr>
              <w:instrText xml:space="preserve"> PAGEREF _Toc199885123 \h </w:instrText>
            </w:r>
            <w:r w:rsidRPr="007C732A">
              <w:rPr>
                <w:noProof/>
                <w:webHidden/>
                <w:sz w:val="24"/>
                <w:szCs w:val="24"/>
              </w:rPr>
            </w:r>
            <w:r w:rsidRPr="007C732A">
              <w:rPr>
                <w:noProof/>
                <w:webHidden/>
                <w:sz w:val="24"/>
                <w:szCs w:val="24"/>
              </w:rPr>
              <w:fldChar w:fldCharType="separate"/>
            </w:r>
            <w:r w:rsidR="008C4CEC" w:rsidRPr="007C732A">
              <w:rPr>
                <w:noProof/>
                <w:webHidden/>
                <w:sz w:val="24"/>
                <w:szCs w:val="24"/>
              </w:rPr>
              <w:t>33</w:t>
            </w:r>
            <w:r w:rsidRPr="007C732A">
              <w:rPr>
                <w:noProof/>
                <w:webHidden/>
                <w:sz w:val="24"/>
                <w:szCs w:val="24"/>
              </w:rPr>
              <w:fldChar w:fldCharType="end"/>
            </w:r>
          </w:hyperlink>
        </w:p>
        <w:p w14:paraId="6CAF9A70" w14:textId="2DE81BAB" w:rsidR="00282F0E" w:rsidRPr="007C732A" w:rsidRDefault="00D16CBE" w:rsidP="007D5FFA">
          <w:pPr>
            <w:pStyle w:val="21"/>
            <w:tabs>
              <w:tab w:val="left" w:pos="960"/>
              <w:tab w:val="right" w:leader="dot" w:pos="8296"/>
            </w:tabs>
            <w:rPr>
              <w:rFonts w:ascii="Times New Roman" w:hAnsi="Times New Roman"/>
              <w:sz w:val="24"/>
              <w:szCs w:val="24"/>
            </w:rPr>
            <w:sectPr w:rsidR="00282F0E" w:rsidRPr="007C732A" w:rsidSect="006F5091">
              <w:footerReference w:type="default" r:id="rId17"/>
              <w:pgSz w:w="11906" w:h="16838"/>
              <w:pgMar w:top="1440" w:right="1797" w:bottom="1440" w:left="1797" w:header="851" w:footer="992" w:gutter="0"/>
              <w:pgNumType w:fmt="lowerRoman" w:start="1"/>
              <w:cols w:space="425"/>
              <w:titlePg/>
              <w:docGrid w:type="lines" w:linePitch="360"/>
            </w:sectPr>
          </w:pPr>
          <w:r w:rsidRPr="007C732A">
            <w:rPr>
              <w:rFonts w:ascii="Times New Roman" w:hAnsi="Times New Roman"/>
              <w:b/>
              <w:sz w:val="24"/>
              <w:szCs w:val="24"/>
              <w:lang w:val="zh-TW"/>
            </w:rPr>
            <w:fldChar w:fldCharType="end"/>
          </w:r>
        </w:p>
      </w:sdtContent>
    </w:sdt>
    <w:p w14:paraId="15CF5E1C" w14:textId="27C4AE01" w:rsidR="00E145A2" w:rsidRPr="0034463A" w:rsidRDefault="00E145A2" w:rsidP="009E3F79">
      <w:pPr>
        <w:pStyle w:val="aa"/>
        <w:rPr>
          <w:rFonts w:ascii="Times New Roman" w:eastAsiaTheme="minorEastAsia" w:hAnsi="Times New Roman" w:cs="Times New Roman"/>
        </w:rPr>
      </w:pPr>
      <w:r w:rsidRPr="0034463A">
        <w:rPr>
          <w:rFonts w:ascii="Times New Roman" w:eastAsiaTheme="minorEastAsia" w:hAnsi="Times New Roman" w:cs="Times New Roman" w:hint="eastAsia"/>
        </w:rPr>
        <w:lastRenderedPageBreak/>
        <w:t>圖目錄</w:t>
      </w:r>
    </w:p>
    <w:p w14:paraId="78836E0F" w14:textId="2F6BCC34" w:rsidR="004A1B0B" w:rsidRPr="00FC1506" w:rsidRDefault="007D618A" w:rsidP="00FC1506">
      <w:pPr>
        <w:pStyle w:val="aff1"/>
        <w:tabs>
          <w:tab w:val="right" w:leader="dot" w:pos="8302"/>
        </w:tabs>
        <w:spacing w:line="360" w:lineRule="auto"/>
        <w:ind w:left="1600" w:hanging="480"/>
        <w:rPr>
          <w:noProof/>
          <w:sz w:val="24"/>
          <w:szCs w:val="24"/>
          <w14:ligatures w14:val="standardContextual"/>
        </w:rPr>
      </w:pPr>
      <w:r w:rsidRPr="00FC1506">
        <w:rPr>
          <w:rFonts w:ascii="Times New Roman" w:hAnsi="Times New Roman" w:cs="Times New Roman"/>
          <w:sz w:val="24"/>
          <w:szCs w:val="24"/>
        </w:rPr>
        <w:fldChar w:fldCharType="begin"/>
      </w:r>
      <w:r w:rsidRPr="00FC1506">
        <w:rPr>
          <w:rFonts w:ascii="Times New Roman" w:hAnsi="Times New Roman" w:cs="Times New Roman"/>
          <w:sz w:val="24"/>
          <w:szCs w:val="24"/>
        </w:rPr>
        <w:instrText xml:space="preserve"> TOC \h \z \t "</w:instrText>
      </w:r>
      <w:r w:rsidRPr="00FC1506">
        <w:rPr>
          <w:rFonts w:ascii="Times New Roman" w:hAnsi="Times New Roman" w:cs="Times New Roman"/>
          <w:sz w:val="24"/>
          <w:szCs w:val="24"/>
        </w:rPr>
        <w:instrText>圖</w:instrText>
      </w:r>
      <w:r w:rsidRPr="00FC1506">
        <w:rPr>
          <w:rFonts w:ascii="Times New Roman" w:hAnsi="Times New Roman" w:cs="Times New Roman"/>
          <w:sz w:val="24"/>
          <w:szCs w:val="24"/>
        </w:rPr>
        <w:instrText xml:space="preserve">" \c </w:instrText>
      </w:r>
      <w:r w:rsidRPr="00FC1506">
        <w:rPr>
          <w:rFonts w:ascii="Times New Roman" w:hAnsi="Times New Roman" w:cs="Times New Roman"/>
          <w:sz w:val="24"/>
          <w:szCs w:val="24"/>
        </w:rPr>
        <w:fldChar w:fldCharType="separate"/>
      </w:r>
      <w:hyperlink w:anchor="_Toc199499895" w:history="1">
        <w:r w:rsidR="004A1B0B" w:rsidRPr="00FC1506">
          <w:rPr>
            <w:rStyle w:val="ab"/>
            <w:rFonts w:cs="Times New Roman" w:hint="eastAsia"/>
            <w:noProof/>
            <w:sz w:val="24"/>
            <w:szCs w:val="24"/>
          </w:rPr>
          <w:t>圖</w:t>
        </w:r>
        <w:r w:rsidR="004A1B0B" w:rsidRPr="00FC1506">
          <w:rPr>
            <w:rStyle w:val="ab"/>
            <w:rFonts w:cs="Times New Roman"/>
            <w:noProof/>
            <w:sz w:val="24"/>
            <w:szCs w:val="24"/>
          </w:rPr>
          <w:t>1</w:t>
        </w:r>
        <w:r w:rsidR="003B090F" w:rsidRPr="003B090F">
          <w:rPr>
            <w:rStyle w:val="ab"/>
            <w:rFonts w:cs="Times New Roman"/>
            <w:noProof/>
            <w:sz w:val="24"/>
            <w:szCs w:val="24"/>
          </w:rPr>
          <w:t>：</w:t>
        </w:r>
        <w:r w:rsidR="004A1B0B" w:rsidRPr="00FC1506">
          <w:rPr>
            <w:rStyle w:val="ab"/>
            <w:rFonts w:cs="Times New Roman" w:hint="eastAsia"/>
            <w:noProof/>
            <w:sz w:val="24"/>
            <w:szCs w:val="24"/>
          </w:rPr>
          <w:t>系統架構圖</w:t>
        </w:r>
        <w:r w:rsidR="004A1B0B" w:rsidRPr="00FC1506">
          <w:rPr>
            <w:noProof/>
            <w:webHidden/>
            <w:sz w:val="24"/>
            <w:szCs w:val="24"/>
          </w:rPr>
          <w:tab/>
        </w:r>
        <w:r w:rsidR="004A1B0B" w:rsidRPr="00FC1506">
          <w:rPr>
            <w:noProof/>
            <w:webHidden/>
            <w:sz w:val="24"/>
            <w:szCs w:val="24"/>
          </w:rPr>
          <w:fldChar w:fldCharType="begin"/>
        </w:r>
        <w:r w:rsidR="004A1B0B" w:rsidRPr="00FC1506">
          <w:rPr>
            <w:noProof/>
            <w:webHidden/>
            <w:sz w:val="24"/>
            <w:szCs w:val="24"/>
          </w:rPr>
          <w:instrText xml:space="preserve"> PAGEREF _Toc199499895 \h </w:instrText>
        </w:r>
        <w:r w:rsidR="004A1B0B" w:rsidRPr="00FC1506">
          <w:rPr>
            <w:noProof/>
            <w:webHidden/>
            <w:sz w:val="24"/>
            <w:szCs w:val="24"/>
          </w:rPr>
        </w:r>
        <w:r w:rsidR="004A1B0B" w:rsidRPr="00FC1506">
          <w:rPr>
            <w:noProof/>
            <w:webHidden/>
            <w:sz w:val="24"/>
            <w:szCs w:val="24"/>
          </w:rPr>
          <w:fldChar w:fldCharType="separate"/>
        </w:r>
        <w:r w:rsidR="008C4CEC">
          <w:rPr>
            <w:noProof/>
            <w:webHidden/>
            <w:sz w:val="24"/>
            <w:szCs w:val="24"/>
          </w:rPr>
          <w:t>5</w:t>
        </w:r>
        <w:r w:rsidR="004A1B0B" w:rsidRPr="00FC1506">
          <w:rPr>
            <w:noProof/>
            <w:webHidden/>
            <w:sz w:val="24"/>
            <w:szCs w:val="24"/>
          </w:rPr>
          <w:fldChar w:fldCharType="end"/>
        </w:r>
      </w:hyperlink>
    </w:p>
    <w:p w14:paraId="652226E4" w14:textId="5585AE25"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896" w:history="1">
        <w:r w:rsidRPr="00FC1506">
          <w:rPr>
            <w:rStyle w:val="ab"/>
            <w:rFonts w:cs="Times New Roman" w:hint="eastAsia"/>
            <w:noProof/>
            <w:sz w:val="24"/>
            <w:szCs w:val="24"/>
          </w:rPr>
          <w:t>圖</w:t>
        </w:r>
        <w:r w:rsidRPr="00FC1506">
          <w:rPr>
            <w:rStyle w:val="ab"/>
            <w:rFonts w:eastAsia="Times New Roman Uni" w:cs="Times New Roman"/>
            <w:noProof/>
            <w:sz w:val="24"/>
            <w:szCs w:val="24"/>
          </w:rPr>
          <w:t>2</w:t>
        </w:r>
        <w:r w:rsidR="003B090F" w:rsidRPr="003B090F">
          <w:rPr>
            <w:rStyle w:val="ab"/>
            <w:rFonts w:eastAsia="Times New Roman Uni" w:cs="Times New Roman"/>
            <w:noProof/>
            <w:sz w:val="24"/>
            <w:szCs w:val="24"/>
          </w:rPr>
          <w:t>：</w:t>
        </w:r>
        <w:r w:rsidRPr="00FC1506">
          <w:rPr>
            <w:rStyle w:val="ab"/>
            <w:rFonts w:cs="Times New Roman" w:hint="eastAsia"/>
            <w:noProof/>
            <w:sz w:val="24"/>
            <w:szCs w:val="24"/>
          </w:rPr>
          <w:t>系統流程圖</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_Toc199499896 \h </w:instrText>
        </w:r>
        <w:r w:rsidRPr="00FC1506">
          <w:rPr>
            <w:noProof/>
            <w:webHidden/>
            <w:sz w:val="24"/>
            <w:szCs w:val="24"/>
          </w:rPr>
        </w:r>
        <w:r w:rsidRPr="00FC1506">
          <w:rPr>
            <w:noProof/>
            <w:webHidden/>
            <w:sz w:val="24"/>
            <w:szCs w:val="24"/>
          </w:rPr>
          <w:fldChar w:fldCharType="separate"/>
        </w:r>
        <w:r w:rsidR="008C4CEC">
          <w:rPr>
            <w:noProof/>
            <w:webHidden/>
            <w:sz w:val="24"/>
            <w:szCs w:val="24"/>
          </w:rPr>
          <w:t>7</w:t>
        </w:r>
        <w:r w:rsidRPr="00FC1506">
          <w:rPr>
            <w:noProof/>
            <w:webHidden/>
            <w:sz w:val="24"/>
            <w:szCs w:val="24"/>
          </w:rPr>
          <w:fldChar w:fldCharType="end"/>
        </w:r>
      </w:hyperlink>
    </w:p>
    <w:p w14:paraId="6A3AD2F7" w14:textId="0476B7AF"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897" w:history="1">
        <w:r w:rsidRPr="00FC1506">
          <w:rPr>
            <w:rStyle w:val="ab"/>
            <w:rFonts w:cs="Times New Roman" w:hint="eastAsia"/>
            <w:noProof/>
            <w:sz w:val="24"/>
            <w:szCs w:val="24"/>
          </w:rPr>
          <w:t>圖</w:t>
        </w:r>
        <w:r w:rsidRPr="00FC1506">
          <w:rPr>
            <w:rStyle w:val="ab"/>
            <w:rFonts w:cs="Times New Roman"/>
            <w:noProof/>
            <w:sz w:val="24"/>
            <w:szCs w:val="24"/>
          </w:rPr>
          <w:t>3</w:t>
        </w:r>
        <w:r w:rsidR="003B090F" w:rsidRPr="003B090F">
          <w:rPr>
            <w:rStyle w:val="ab"/>
            <w:rFonts w:cs="Times New Roman"/>
            <w:noProof/>
            <w:sz w:val="24"/>
            <w:szCs w:val="24"/>
          </w:rPr>
          <w:t>：</w:t>
        </w:r>
        <w:r w:rsidRPr="00FC1506">
          <w:rPr>
            <w:rStyle w:val="ab"/>
            <w:rFonts w:cs="Times New Roman" w:hint="eastAsia"/>
            <w:noProof/>
            <w:sz w:val="24"/>
            <w:szCs w:val="24"/>
          </w:rPr>
          <w:t>系統活動圖</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_Toc199499897 \h </w:instrText>
        </w:r>
        <w:r w:rsidRPr="00FC1506">
          <w:rPr>
            <w:noProof/>
            <w:webHidden/>
            <w:sz w:val="24"/>
            <w:szCs w:val="24"/>
          </w:rPr>
        </w:r>
        <w:r w:rsidRPr="00FC1506">
          <w:rPr>
            <w:noProof/>
            <w:webHidden/>
            <w:sz w:val="24"/>
            <w:szCs w:val="24"/>
          </w:rPr>
          <w:fldChar w:fldCharType="separate"/>
        </w:r>
        <w:r w:rsidR="008C4CEC">
          <w:rPr>
            <w:noProof/>
            <w:webHidden/>
            <w:sz w:val="24"/>
            <w:szCs w:val="24"/>
          </w:rPr>
          <w:t>8</w:t>
        </w:r>
        <w:r w:rsidRPr="00FC1506">
          <w:rPr>
            <w:noProof/>
            <w:webHidden/>
            <w:sz w:val="24"/>
            <w:szCs w:val="24"/>
          </w:rPr>
          <w:fldChar w:fldCharType="end"/>
        </w:r>
      </w:hyperlink>
    </w:p>
    <w:p w14:paraId="6DBC3B46" w14:textId="22803CBA"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898" w:history="1">
        <w:r w:rsidRPr="00FC1506">
          <w:rPr>
            <w:rStyle w:val="ab"/>
            <w:rFonts w:cs="Times New Roman" w:hint="eastAsia"/>
            <w:noProof/>
            <w:sz w:val="24"/>
            <w:szCs w:val="24"/>
          </w:rPr>
          <w:t>圖</w:t>
        </w:r>
        <w:r w:rsidRPr="00FC1506">
          <w:rPr>
            <w:rStyle w:val="ab"/>
            <w:rFonts w:cs="Times New Roman"/>
            <w:noProof/>
            <w:sz w:val="24"/>
            <w:szCs w:val="24"/>
          </w:rPr>
          <w:t>4-1</w:t>
        </w:r>
        <w:r w:rsidRPr="00FC1506">
          <w:rPr>
            <w:rStyle w:val="ab"/>
            <w:rFonts w:cs="Times New Roman" w:hint="eastAsia"/>
            <w:noProof/>
            <w:sz w:val="24"/>
            <w:szCs w:val="24"/>
          </w:rPr>
          <w:t>：賣家使用者登入</w:t>
        </w:r>
        <w:r w:rsidRPr="00FC1506">
          <w:rPr>
            <w:rStyle w:val="ab"/>
            <w:rFonts w:cs="Times New Roman"/>
            <w:noProof/>
            <w:sz w:val="24"/>
            <w:szCs w:val="24"/>
          </w:rPr>
          <w:t>/</w:t>
        </w:r>
        <w:r w:rsidRPr="00FC1506">
          <w:rPr>
            <w:rStyle w:val="ab"/>
            <w:rFonts w:cs="Times New Roman" w:hint="eastAsia"/>
            <w:noProof/>
            <w:sz w:val="24"/>
            <w:szCs w:val="24"/>
          </w:rPr>
          <w:t>登出</w:t>
        </w:r>
        <w:r w:rsidRPr="00FC1506">
          <w:rPr>
            <w:rStyle w:val="ab"/>
            <w:rFonts w:cs="Times New Roman"/>
            <w:noProof/>
            <w:sz w:val="24"/>
            <w:szCs w:val="24"/>
          </w:rPr>
          <w:t>/</w:t>
        </w:r>
        <w:r w:rsidRPr="00FC1506">
          <w:rPr>
            <w:rStyle w:val="ab"/>
            <w:rFonts w:cs="Times New Roman" w:hint="eastAsia"/>
            <w:noProof/>
            <w:sz w:val="24"/>
            <w:szCs w:val="24"/>
          </w:rPr>
          <w:t>註冊功能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_Toc199499898 \h </w:instrText>
        </w:r>
        <w:r w:rsidRPr="00FC1506">
          <w:rPr>
            <w:noProof/>
            <w:webHidden/>
            <w:sz w:val="24"/>
            <w:szCs w:val="24"/>
          </w:rPr>
        </w:r>
        <w:r w:rsidRPr="00FC1506">
          <w:rPr>
            <w:noProof/>
            <w:webHidden/>
            <w:sz w:val="24"/>
            <w:szCs w:val="24"/>
          </w:rPr>
          <w:fldChar w:fldCharType="separate"/>
        </w:r>
        <w:r w:rsidR="008C4CEC">
          <w:rPr>
            <w:noProof/>
            <w:webHidden/>
            <w:sz w:val="24"/>
            <w:szCs w:val="24"/>
          </w:rPr>
          <w:t>10</w:t>
        </w:r>
        <w:r w:rsidRPr="00FC1506">
          <w:rPr>
            <w:noProof/>
            <w:webHidden/>
            <w:sz w:val="24"/>
            <w:szCs w:val="24"/>
          </w:rPr>
          <w:fldChar w:fldCharType="end"/>
        </w:r>
      </w:hyperlink>
    </w:p>
    <w:p w14:paraId="693ADBB2" w14:textId="06231AD4"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899" w:history="1">
        <w:r w:rsidRPr="00FC1506">
          <w:rPr>
            <w:rStyle w:val="ab"/>
            <w:rFonts w:cs="Times New Roman" w:hint="eastAsia"/>
            <w:noProof/>
            <w:sz w:val="24"/>
            <w:szCs w:val="24"/>
          </w:rPr>
          <w:t>圖</w:t>
        </w:r>
        <w:r w:rsidRPr="00FC1506">
          <w:rPr>
            <w:rStyle w:val="ab"/>
            <w:rFonts w:cs="Times New Roman"/>
            <w:noProof/>
            <w:sz w:val="24"/>
            <w:szCs w:val="24"/>
          </w:rPr>
          <w:t>4-2</w:t>
        </w:r>
        <w:r w:rsidRPr="00FC1506">
          <w:rPr>
            <w:rStyle w:val="ab"/>
            <w:rFonts w:cs="Times New Roman" w:hint="eastAsia"/>
            <w:noProof/>
            <w:sz w:val="24"/>
            <w:szCs w:val="24"/>
          </w:rPr>
          <w:t>：賣家使用者販賣書籍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_Toc199499899 \h </w:instrText>
        </w:r>
        <w:r w:rsidRPr="00FC1506">
          <w:rPr>
            <w:noProof/>
            <w:webHidden/>
            <w:sz w:val="24"/>
            <w:szCs w:val="24"/>
          </w:rPr>
        </w:r>
        <w:r w:rsidRPr="00FC1506">
          <w:rPr>
            <w:noProof/>
            <w:webHidden/>
            <w:sz w:val="24"/>
            <w:szCs w:val="24"/>
          </w:rPr>
          <w:fldChar w:fldCharType="separate"/>
        </w:r>
        <w:r w:rsidR="008C4CEC">
          <w:rPr>
            <w:noProof/>
            <w:webHidden/>
            <w:sz w:val="24"/>
            <w:szCs w:val="24"/>
          </w:rPr>
          <w:t>11</w:t>
        </w:r>
        <w:r w:rsidRPr="00FC1506">
          <w:rPr>
            <w:noProof/>
            <w:webHidden/>
            <w:sz w:val="24"/>
            <w:szCs w:val="24"/>
          </w:rPr>
          <w:fldChar w:fldCharType="end"/>
        </w:r>
      </w:hyperlink>
    </w:p>
    <w:p w14:paraId="120B31D4" w14:textId="03B29670"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0" w:history="1">
        <w:r w:rsidRPr="00FC1506">
          <w:rPr>
            <w:rStyle w:val="ab"/>
            <w:rFonts w:cs="Times New Roman" w:hint="eastAsia"/>
            <w:noProof/>
            <w:sz w:val="24"/>
            <w:szCs w:val="24"/>
          </w:rPr>
          <w:t>圖</w:t>
        </w:r>
        <w:r w:rsidRPr="00FC1506">
          <w:rPr>
            <w:rStyle w:val="ab"/>
            <w:rFonts w:cs="Times New Roman"/>
            <w:noProof/>
            <w:sz w:val="24"/>
            <w:szCs w:val="24"/>
          </w:rPr>
          <w:t>4-3</w:t>
        </w:r>
        <w:r w:rsidRPr="00FC1506">
          <w:rPr>
            <w:rStyle w:val="ab"/>
            <w:rFonts w:cs="Times New Roman" w:hint="eastAsia"/>
            <w:noProof/>
            <w:sz w:val="24"/>
            <w:szCs w:val="24"/>
          </w:rPr>
          <w:t>：賣家使用者上架書籍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_Toc199499900 \h </w:instrText>
        </w:r>
        <w:r w:rsidRPr="00FC1506">
          <w:rPr>
            <w:noProof/>
            <w:webHidden/>
            <w:sz w:val="24"/>
            <w:szCs w:val="24"/>
          </w:rPr>
        </w:r>
        <w:r w:rsidRPr="00FC1506">
          <w:rPr>
            <w:noProof/>
            <w:webHidden/>
            <w:sz w:val="24"/>
            <w:szCs w:val="24"/>
          </w:rPr>
          <w:fldChar w:fldCharType="separate"/>
        </w:r>
        <w:r w:rsidR="008C4CEC">
          <w:rPr>
            <w:noProof/>
            <w:webHidden/>
            <w:sz w:val="24"/>
            <w:szCs w:val="24"/>
          </w:rPr>
          <w:t>12</w:t>
        </w:r>
        <w:r w:rsidRPr="00FC1506">
          <w:rPr>
            <w:noProof/>
            <w:webHidden/>
            <w:sz w:val="24"/>
            <w:szCs w:val="24"/>
          </w:rPr>
          <w:fldChar w:fldCharType="end"/>
        </w:r>
      </w:hyperlink>
    </w:p>
    <w:p w14:paraId="528356A6" w14:textId="1A834EA0"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1" w:history="1">
        <w:r w:rsidRPr="00FC1506">
          <w:rPr>
            <w:rStyle w:val="ab"/>
            <w:rFonts w:cs="Times New Roman" w:hint="eastAsia"/>
            <w:noProof/>
            <w:sz w:val="24"/>
            <w:szCs w:val="24"/>
          </w:rPr>
          <w:t>圖</w:t>
        </w:r>
        <w:r w:rsidRPr="00FC1506">
          <w:rPr>
            <w:rStyle w:val="ab"/>
            <w:rFonts w:eastAsia="Times New Roman Uni" w:cs="Times New Roman"/>
            <w:noProof/>
            <w:sz w:val="24"/>
            <w:szCs w:val="24"/>
          </w:rPr>
          <w:t>4-4</w:t>
        </w:r>
        <w:r w:rsidRPr="00FC1506">
          <w:rPr>
            <w:rStyle w:val="ab"/>
            <w:rFonts w:cs="Times New Roman" w:hint="eastAsia"/>
            <w:b/>
            <w:noProof/>
            <w:kern w:val="0"/>
            <w:sz w:val="24"/>
            <w:szCs w:val="24"/>
          </w:rPr>
          <w:t>：</w:t>
        </w:r>
        <w:r w:rsidRPr="00FC1506">
          <w:rPr>
            <w:rStyle w:val="ab"/>
            <w:rFonts w:cs="Times New Roman" w:hint="eastAsia"/>
            <w:noProof/>
            <w:sz w:val="24"/>
            <w:szCs w:val="24"/>
          </w:rPr>
          <w:t>賣家使用者下架書籍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_Toc199499901 \h </w:instrText>
        </w:r>
        <w:r w:rsidRPr="00FC1506">
          <w:rPr>
            <w:noProof/>
            <w:webHidden/>
            <w:sz w:val="24"/>
            <w:szCs w:val="24"/>
          </w:rPr>
        </w:r>
        <w:r w:rsidRPr="00FC1506">
          <w:rPr>
            <w:noProof/>
            <w:webHidden/>
            <w:sz w:val="24"/>
            <w:szCs w:val="24"/>
          </w:rPr>
          <w:fldChar w:fldCharType="separate"/>
        </w:r>
        <w:r w:rsidR="008C4CEC">
          <w:rPr>
            <w:noProof/>
            <w:webHidden/>
            <w:sz w:val="24"/>
            <w:szCs w:val="24"/>
          </w:rPr>
          <w:t>13</w:t>
        </w:r>
        <w:r w:rsidRPr="00FC1506">
          <w:rPr>
            <w:noProof/>
            <w:webHidden/>
            <w:sz w:val="24"/>
            <w:szCs w:val="24"/>
          </w:rPr>
          <w:fldChar w:fldCharType="end"/>
        </w:r>
      </w:hyperlink>
    </w:p>
    <w:p w14:paraId="13A006D5" w14:textId="5FDB19B3"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2" w:history="1">
        <w:r w:rsidRPr="00FC1506">
          <w:rPr>
            <w:rStyle w:val="ab"/>
            <w:rFonts w:cs="Times New Roman" w:hint="eastAsia"/>
            <w:noProof/>
            <w:sz w:val="24"/>
            <w:szCs w:val="24"/>
          </w:rPr>
          <w:t>圖</w:t>
        </w:r>
        <w:r w:rsidRPr="00FC1506">
          <w:rPr>
            <w:rStyle w:val="ab"/>
            <w:rFonts w:cs="Times New Roman"/>
            <w:noProof/>
            <w:sz w:val="24"/>
            <w:szCs w:val="24"/>
          </w:rPr>
          <w:t>5-1</w:t>
        </w:r>
        <w:r w:rsidRPr="00FC1506">
          <w:rPr>
            <w:rStyle w:val="ab"/>
            <w:rFonts w:cs="Times New Roman" w:hint="eastAsia"/>
            <w:b/>
            <w:noProof/>
            <w:sz w:val="24"/>
            <w:szCs w:val="24"/>
            <w:shd w:val="clear" w:color="auto" w:fill="FFFFFF"/>
          </w:rPr>
          <w:t>：</w:t>
        </w:r>
        <w:r w:rsidRPr="00FC1506">
          <w:rPr>
            <w:rStyle w:val="ab"/>
            <w:rFonts w:cs="Times New Roman" w:hint="eastAsia"/>
            <w:noProof/>
            <w:sz w:val="24"/>
            <w:szCs w:val="24"/>
            <w:bdr w:val="none" w:sz="0" w:space="0" w:color="auto" w:frame="1"/>
          </w:rPr>
          <w:t>買家收藏功能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_Toc199499902 \h </w:instrText>
        </w:r>
        <w:r w:rsidRPr="00FC1506">
          <w:rPr>
            <w:noProof/>
            <w:webHidden/>
            <w:sz w:val="24"/>
            <w:szCs w:val="24"/>
          </w:rPr>
        </w:r>
        <w:r w:rsidRPr="00FC1506">
          <w:rPr>
            <w:noProof/>
            <w:webHidden/>
            <w:sz w:val="24"/>
            <w:szCs w:val="24"/>
          </w:rPr>
          <w:fldChar w:fldCharType="separate"/>
        </w:r>
        <w:r w:rsidR="008C4CEC">
          <w:rPr>
            <w:noProof/>
            <w:webHidden/>
            <w:sz w:val="24"/>
            <w:szCs w:val="24"/>
          </w:rPr>
          <w:t>15</w:t>
        </w:r>
        <w:r w:rsidRPr="00FC1506">
          <w:rPr>
            <w:noProof/>
            <w:webHidden/>
            <w:sz w:val="24"/>
            <w:szCs w:val="24"/>
          </w:rPr>
          <w:fldChar w:fldCharType="end"/>
        </w:r>
      </w:hyperlink>
    </w:p>
    <w:p w14:paraId="7D32DBC3" w14:textId="0784345C"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3" w:history="1">
        <w:r w:rsidRPr="00FC1506">
          <w:rPr>
            <w:rStyle w:val="ab"/>
            <w:rFonts w:hint="eastAsia"/>
            <w:noProof/>
            <w:sz w:val="24"/>
            <w:szCs w:val="24"/>
          </w:rPr>
          <w:t>圖</w:t>
        </w:r>
        <w:r w:rsidRPr="00FC1506">
          <w:rPr>
            <w:rStyle w:val="ab"/>
            <w:rFonts w:eastAsia="Times New Roman Uni" w:cs="Times New Roman"/>
            <w:noProof/>
            <w:sz w:val="24"/>
            <w:szCs w:val="24"/>
          </w:rPr>
          <w:t>5-2</w:t>
        </w:r>
        <w:r w:rsidRPr="00FC1506">
          <w:rPr>
            <w:rStyle w:val="ab"/>
            <w:rFonts w:cs="Times New Roman" w:hint="eastAsia"/>
            <w:noProof/>
            <w:sz w:val="24"/>
            <w:szCs w:val="24"/>
          </w:rPr>
          <w:t>：買家查詢功能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_Toc199499903 \h </w:instrText>
        </w:r>
        <w:r w:rsidRPr="00FC1506">
          <w:rPr>
            <w:noProof/>
            <w:webHidden/>
            <w:sz w:val="24"/>
            <w:szCs w:val="24"/>
          </w:rPr>
        </w:r>
        <w:r w:rsidRPr="00FC1506">
          <w:rPr>
            <w:noProof/>
            <w:webHidden/>
            <w:sz w:val="24"/>
            <w:szCs w:val="24"/>
          </w:rPr>
          <w:fldChar w:fldCharType="separate"/>
        </w:r>
        <w:r w:rsidR="008C4CEC">
          <w:rPr>
            <w:noProof/>
            <w:webHidden/>
            <w:sz w:val="24"/>
            <w:szCs w:val="24"/>
          </w:rPr>
          <w:t>16</w:t>
        </w:r>
        <w:r w:rsidRPr="00FC1506">
          <w:rPr>
            <w:noProof/>
            <w:webHidden/>
            <w:sz w:val="24"/>
            <w:szCs w:val="24"/>
          </w:rPr>
          <w:fldChar w:fldCharType="end"/>
        </w:r>
      </w:hyperlink>
    </w:p>
    <w:p w14:paraId="2325C57F" w14:textId="2E8CB30F"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4" w:history="1">
        <w:r w:rsidRPr="00FC1506">
          <w:rPr>
            <w:rStyle w:val="ab"/>
            <w:rFonts w:cs="Times New Roman" w:hint="eastAsia"/>
            <w:noProof/>
            <w:sz w:val="24"/>
            <w:szCs w:val="24"/>
          </w:rPr>
          <w:t>圖</w:t>
        </w:r>
        <w:r w:rsidRPr="00FC1506">
          <w:rPr>
            <w:rStyle w:val="ab"/>
            <w:rFonts w:eastAsia="Times New Roman Uni" w:cs="Times New Roman"/>
            <w:noProof/>
            <w:sz w:val="24"/>
            <w:szCs w:val="24"/>
          </w:rPr>
          <w:t>5-3</w:t>
        </w:r>
        <w:r w:rsidRPr="00FC1506">
          <w:rPr>
            <w:rStyle w:val="ab"/>
            <w:rFonts w:cs="Times New Roman" w:hint="eastAsia"/>
            <w:noProof/>
            <w:sz w:val="24"/>
            <w:szCs w:val="24"/>
          </w:rPr>
          <w:t>：買家聯絡賣家功能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_Toc199499904 \h </w:instrText>
        </w:r>
        <w:r w:rsidRPr="00FC1506">
          <w:rPr>
            <w:noProof/>
            <w:webHidden/>
            <w:sz w:val="24"/>
            <w:szCs w:val="24"/>
          </w:rPr>
        </w:r>
        <w:r w:rsidRPr="00FC1506">
          <w:rPr>
            <w:noProof/>
            <w:webHidden/>
            <w:sz w:val="24"/>
            <w:szCs w:val="24"/>
          </w:rPr>
          <w:fldChar w:fldCharType="separate"/>
        </w:r>
        <w:r w:rsidR="008C4CEC">
          <w:rPr>
            <w:noProof/>
            <w:webHidden/>
            <w:sz w:val="24"/>
            <w:szCs w:val="24"/>
          </w:rPr>
          <w:t>17</w:t>
        </w:r>
        <w:r w:rsidRPr="00FC1506">
          <w:rPr>
            <w:noProof/>
            <w:webHidden/>
            <w:sz w:val="24"/>
            <w:szCs w:val="24"/>
          </w:rPr>
          <w:fldChar w:fldCharType="end"/>
        </w:r>
      </w:hyperlink>
    </w:p>
    <w:p w14:paraId="7B166423" w14:textId="220FC06D"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5" w:history="1">
        <w:r w:rsidRPr="00FC1506">
          <w:rPr>
            <w:rStyle w:val="ab"/>
            <w:rFonts w:cs="Times New Roman" w:hint="eastAsia"/>
            <w:noProof/>
            <w:sz w:val="24"/>
            <w:szCs w:val="24"/>
          </w:rPr>
          <w:t>圖</w:t>
        </w:r>
        <w:r w:rsidRPr="00FC1506">
          <w:rPr>
            <w:rStyle w:val="ab"/>
            <w:rFonts w:cs="Times New Roman"/>
            <w:noProof/>
            <w:sz w:val="24"/>
            <w:szCs w:val="24"/>
          </w:rPr>
          <w:t>6-1</w:t>
        </w:r>
        <w:r w:rsidRPr="00FC1506">
          <w:rPr>
            <w:rStyle w:val="ab"/>
            <w:rFonts w:cs="Times New Roman" w:hint="eastAsia"/>
            <w:noProof/>
            <w:sz w:val="24"/>
            <w:szCs w:val="24"/>
          </w:rPr>
          <w:t>：回饋表單與系統公告</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_Toc199499905 \h </w:instrText>
        </w:r>
        <w:r w:rsidRPr="00FC1506">
          <w:rPr>
            <w:noProof/>
            <w:webHidden/>
            <w:sz w:val="24"/>
            <w:szCs w:val="24"/>
          </w:rPr>
        </w:r>
        <w:r w:rsidRPr="00FC1506">
          <w:rPr>
            <w:noProof/>
            <w:webHidden/>
            <w:sz w:val="24"/>
            <w:szCs w:val="24"/>
          </w:rPr>
          <w:fldChar w:fldCharType="separate"/>
        </w:r>
        <w:r w:rsidR="008C4CEC">
          <w:rPr>
            <w:noProof/>
            <w:webHidden/>
            <w:sz w:val="24"/>
            <w:szCs w:val="24"/>
          </w:rPr>
          <w:t>19</w:t>
        </w:r>
        <w:r w:rsidRPr="00FC1506">
          <w:rPr>
            <w:noProof/>
            <w:webHidden/>
            <w:sz w:val="24"/>
            <w:szCs w:val="24"/>
          </w:rPr>
          <w:fldChar w:fldCharType="end"/>
        </w:r>
      </w:hyperlink>
    </w:p>
    <w:p w14:paraId="250C8C1A" w14:textId="65545573"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6" w:history="1">
        <w:r w:rsidRPr="00FC1506">
          <w:rPr>
            <w:rStyle w:val="ab"/>
            <w:rFonts w:cs="Times New Roman" w:hint="eastAsia"/>
            <w:noProof/>
            <w:sz w:val="24"/>
            <w:szCs w:val="24"/>
          </w:rPr>
          <w:t>圖</w:t>
        </w:r>
        <w:r w:rsidRPr="00FC1506">
          <w:rPr>
            <w:rStyle w:val="ab"/>
            <w:rFonts w:eastAsia="Times New Roman Uni" w:cs="Times New Roman"/>
            <w:noProof/>
            <w:sz w:val="24"/>
            <w:szCs w:val="24"/>
          </w:rPr>
          <w:t>6-3</w:t>
        </w:r>
        <w:r w:rsidRPr="00FC1506">
          <w:rPr>
            <w:rStyle w:val="ab"/>
            <w:rFonts w:cs="Times New Roman" w:hint="eastAsia"/>
            <w:b/>
            <w:noProof/>
            <w:sz w:val="24"/>
            <w:szCs w:val="24"/>
          </w:rPr>
          <w:t>：</w:t>
        </w:r>
        <w:r w:rsidRPr="00FC1506">
          <w:rPr>
            <w:rStyle w:val="ab"/>
            <w:rFonts w:cs="Times New Roman" w:hint="eastAsia"/>
            <w:noProof/>
            <w:sz w:val="24"/>
            <w:szCs w:val="24"/>
          </w:rPr>
          <w:t>註冊、登入、登出</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_Toc199499906 \h </w:instrText>
        </w:r>
        <w:r w:rsidRPr="00FC1506">
          <w:rPr>
            <w:noProof/>
            <w:webHidden/>
            <w:sz w:val="24"/>
            <w:szCs w:val="24"/>
          </w:rPr>
        </w:r>
        <w:r w:rsidRPr="00FC1506">
          <w:rPr>
            <w:noProof/>
            <w:webHidden/>
            <w:sz w:val="24"/>
            <w:szCs w:val="24"/>
          </w:rPr>
          <w:fldChar w:fldCharType="separate"/>
        </w:r>
        <w:r w:rsidR="008C4CEC">
          <w:rPr>
            <w:noProof/>
            <w:webHidden/>
            <w:sz w:val="24"/>
            <w:szCs w:val="24"/>
          </w:rPr>
          <w:t>21</w:t>
        </w:r>
        <w:r w:rsidRPr="00FC1506">
          <w:rPr>
            <w:noProof/>
            <w:webHidden/>
            <w:sz w:val="24"/>
            <w:szCs w:val="24"/>
          </w:rPr>
          <w:fldChar w:fldCharType="end"/>
        </w:r>
      </w:hyperlink>
    </w:p>
    <w:p w14:paraId="6D677ECF" w14:textId="26310AA1"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7" w:history="1">
        <w:r w:rsidRPr="00FC1506">
          <w:rPr>
            <w:rStyle w:val="ab"/>
            <w:rFonts w:cs="Times New Roman" w:hint="eastAsia"/>
            <w:noProof/>
            <w:sz w:val="24"/>
            <w:szCs w:val="24"/>
          </w:rPr>
          <w:t>圖</w:t>
        </w:r>
        <w:r w:rsidRPr="00FC1506">
          <w:rPr>
            <w:rStyle w:val="ab"/>
            <w:rFonts w:cs="Times New Roman"/>
            <w:noProof/>
            <w:sz w:val="24"/>
            <w:szCs w:val="24"/>
          </w:rPr>
          <w:t>7</w:t>
        </w:r>
        <w:r w:rsidR="005B7FE1">
          <w:rPr>
            <w:rStyle w:val="ab"/>
            <w:rFonts w:cs="Times New Roman" w:hint="eastAsia"/>
            <w:noProof/>
            <w:sz w:val="24"/>
            <w:szCs w:val="24"/>
          </w:rPr>
          <w:t>：</w:t>
        </w:r>
        <w:r w:rsidRPr="00FC1506">
          <w:rPr>
            <w:rStyle w:val="ab"/>
            <w:rFonts w:cs="Times New Roman" w:hint="eastAsia"/>
            <w:noProof/>
            <w:sz w:val="24"/>
            <w:szCs w:val="24"/>
          </w:rPr>
          <w:t>資料庫關聯圖</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_Toc199499907 \h </w:instrText>
        </w:r>
        <w:r w:rsidRPr="00FC1506">
          <w:rPr>
            <w:noProof/>
            <w:webHidden/>
            <w:sz w:val="24"/>
            <w:szCs w:val="24"/>
          </w:rPr>
        </w:r>
        <w:r w:rsidRPr="00FC1506">
          <w:rPr>
            <w:noProof/>
            <w:webHidden/>
            <w:sz w:val="24"/>
            <w:szCs w:val="24"/>
          </w:rPr>
          <w:fldChar w:fldCharType="separate"/>
        </w:r>
        <w:r w:rsidR="008C4CEC">
          <w:rPr>
            <w:noProof/>
            <w:webHidden/>
            <w:sz w:val="24"/>
            <w:szCs w:val="24"/>
          </w:rPr>
          <w:t>22</w:t>
        </w:r>
        <w:r w:rsidRPr="00FC1506">
          <w:rPr>
            <w:noProof/>
            <w:webHidden/>
            <w:sz w:val="24"/>
            <w:szCs w:val="24"/>
          </w:rPr>
          <w:fldChar w:fldCharType="end"/>
        </w:r>
      </w:hyperlink>
    </w:p>
    <w:p w14:paraId="3678C256" w14:textId="16A78C51"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8" w:history="1">
        <w:r w:rsidRPr="00FC1506">
          <w:rPr>
            <w:rStyle w:val="ab"/>
            <w:rFonts w:cs="Times New Roman" w:hint="eastAsia"/>
            <w:noProof/>
            <w:sz w:val="24"/>
            <w:szCs w:val="24"/>
          </w:rPr>
          <w:t>圖</w:t>
        </w:r>
        <w:r w:rsidRPr="00FC1506">
          <w:rPr>
            <w:rStyle w:val="ab"/>
            <w:rFonts w:cs="Times New Roman"/>
            <w:noProof/>
            <w:sz w:val="24"/>
            <w:szCs w:val="24"/>
          </w:rPr>
          <w:t xml:space="preserve"> 8</w:t>
        </w:r>
        <w:r w:rsidR="005B7FE1">
          <w:rPr>
            <w:rStyle w:val="ab"/>
            <w:rFonts w:cs="Times New Roman" w:hint="eastAsia"/>
            <w:noProof/>
            <w:sz w:val="24"/>
            <w:szCs w:val="24"/>
          </w:rPr>
          <w:t>：</w:t>
        </w:r>
        <w:r w:rsidRPr="00FC1506">
          <w:rPr>
            <w:rStyle w:val="ab"/>
            <w:rFonts w:cs="Times New Roman" w:hint="eastAsia"/>
            <w:noProof/>
            <w:sz w:val="24"/>
            <w:szCs w:val="24"/>
          </w:rPr>
          <w:t>二手書拍賣系統分析規劃</w:t>
        </w:r>
        <w:r w:rsidRPr="00FC1506">
          <w:rPr>
            <w:rStyle w:val="ab"/>
            <w:rFonts w:cs="Times New Roman"/>
            <w:noProof/>
            <w:sz w:val="24"/>
            <w:szCs w:val="24"/>
          </w:rPr>
          <w:t>-</w:t>
        </w:r>
        <w:r w:rsidRPr="00FC1506">
          <w:rPr>
            <w:rStyle w:val="ab"/>
            <w:rFonts w:cs="Times New Roman" w:hint="eastAsia"/>
            <w:noProof/>
            <w:sz w:val="24"/>
            <w:szCs w:val="24"/>
          </w:rPr>
          <w:t>甘特圖</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_Toc199499908 \h </w:instrText>
        </w:r>
        <w:r w:rsidRPr="00FC1506">
          <w:rPr>
            <w:noProof/>
            <w:webHidden/>
            <w:sz w:val="24"/>
            <w:szCs w:val="24"/>
          </w:rPr>
        </w:r>
        <w:r w:rsidRPr="00FC1506">
          <w:rPr>
            <w:noProof/>
            <w:webHidden/>
            <w:sz w:val="24"/>
            <w:szCs w:val="24"/>
          </w:rPr>
          <w:fldChar w:fldCharType="separate"/>
        </w:r>
        <w:r w:rsidR="008C4CEC">
          <w:rPr>
            <w:noProof/>
            <w:webHidden/>
            <w:sz w:val="24"/>
            <w:szCs w:val="24"/>
          </w:rPr>
          <w:t>25</w:t>
        </w:r>
        <w:r w:rsidRPr="00FC1506">
          <w:rPr>
            <w:noProof/>
            <w:webHidden/>
            <w:sz w:val="24"/>
            <w:szCs w:val="24"/>
          </w:rPr>
          <w:fldChar w:fldCharType="end"/>
        </w:r>
      </w:hyperlink>
    </w:p>
    <w:p w14:paraId="51C42FE3" w14:textId="1662F13E"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09" w:history="1">
        <w:r w:rsidRPr="00FC1506">
          <w:rPr>
            <w:rStyle w:val="ab"/>
            <w:rFonts w:cs="Times New Roman" w:hint="eastAsia"/>
            <w:noProof/>
            <w:sz w:val="24"/>
            <w:szCs w:val="24"/>
          </w:rPr>
          <w:t>圖</w:t>
        </w:r>
        <w:r w:rsidRPr="00FC1506">
          <w:rPr>
            <w:rStyle w:val="ab"/>
            <w:rFonts w:cs="Times New Roman"/>
            <w:noProof/>
            <w:sz w:val="24"/>
            <w:szCs w:val="24"/>
          </w:rPr>
          <w:t xml:space="preserve"> 9</w:t>
        </w:r>
        <w:r w:rsidR="005B7FE1">
          <w:rPr>
            <w:rStyle w:val="ab"/>
            <w:rFonts w:cs="Times New Roman" w:hint="eastAsia"/>
            <w:noProof/>
            <w:sz w:val="24"/>
            <w:szCs w:val="24"/>
          </w:rPr>
          <w:t>：</w:t>
        </w:r>
        <w:r w:rsidRPr="00FC1506">
          <w:rPr>
            <w:rStyle w:val="ab"/>
            <w:rFonts w:cs="Times New Roman" w:hint="eastAsia"/>
            <w:noProof/>
            <w:sz w:val="24"/>
            <w:szCs w:val="24"/>
          </w:rPr>
          <w:t>二手書拍賣系統分析執行</w:t>
        </w:r>
        <w:r w:rsidRPr="00FC1506">
          <w:rPr>
            <w:rStyle w:val="ab"/>
            <w:rFonts w:cs="Times New Roman"/>
            <w:noProof/>
            <w:sz w:val="24"/>
            <w:szCs w:val="24"/>
          </w:rPr>
          <w:t>-</w:t>
        </w:r>
        <w:r w:rsidRPr="00FC1506">
          <w:rPr>
            <w:rStyle w:val="ab"/>
            <w:rFonts w:cs="Times New Roman" w:hint="eastAsia"/>
            <w:noProof/>
            <w:sz w:val="24"/>
            <w:szCs w:val="24"/>
          </w:rPr>
          <w:t>甘特圖</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_Toc199499909 \h </w:instrText>
        </w:r>
        <w:r w:rsidRPr="00FC1506">
          <w:rPr>
            <w:noProof/>
            <w:webHidden/>
            <w:sz w:val="24"/>
            <w:szCs w:val="24"/>
          </w:rPr>
        </w:r>
        <w:r w:rsidRPr="00FC1506">
          <w:rPr>
            <w:noProof/>
            <w:webHidden/>
            <w:sz w:val="24"/>
            <w:szCs w:val="24"/>
          </w:rPr>
          <w:fldChar w:fldCharType="separate"/>
        </w:r>
        <w:r w:rsidR="008C4CEC">
          <w:rPr>
            <w:noProof/>
            <w:webHidden/>
            <w:sz w:val="24"/>
            <w:szCs w:val="24"/>
          </w:rPr>
          <w:t>26</w:t>
        </w:r>
        <w:r w:rsidRPr="00FC1506">
          <w:rPr>
            <w:noProof/>
            <w:webHidden/>
            <w:sz w:val="24"/>
            <w:szCs w:val="24"/>
          </w:rPr>
          <w:fldChar w:fldCharType="end"/>
        </w:r>
      </w:hyperlink>
    </w:p>
    <w:p w14:paraId="6E6DFEB7" w14:textId="6CCD9D21"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0" w:history="1">
        <w:r w:rsidRPr="00FC1506">
          <w:rPr>
            <w:rStyle w:val="ab"/>
            <w:rFonts w:cs="Times New Roman" w:hint="eastAsia"/>
            <w:noProof/>
            <w:sz w:val="24"/>
            <w:szCs w:val="24"/>
          </w:rPr>
          <w:t>圖</w:t>
        </w:r>
        <w:r w:rsidRPr="00FC1506">
          <w:rPr>
            <w:rStyle w:val="ab"/>
            <w:rFonts w:cs="Times New Roman"/>
            <w:noProof/>
            <w:sz w:val="24"/>
            <w:szCs w:val="24"/>
          </w:rPr>
          <w:t xml:space="preserve"> 10</w:t>
        </w:r>
        <w:r w:rsidR="005B7FE1">
          <w:rPr>
            <w:rStyle w:val="ab"/>
            <w:rFonts w:cs="Times New Roman" w:hint="eastAsia"/>
            <w:noProof/>
            <w:sz w:val="24"/>
            <w:szCs w:val="24"/>
          </w:rPr>
          <w:t>：</w:t>
        </w:r>
        <w:r w:rsidRPr="00FC1506">
          <w:rPr>
            <w:rStyle w:val="ab"/>
            <w:rFonts w:cs="Times New Roman" w:hint="eastAsia"/>
            <w:noProof/>
            <w:sz w:val="24"/>
            <w:szCs w:val="24"/>
          </w:rPr>
          <w:t>書籍資料表</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_Toc199499910 \h </w:instrText>
        </w:r>
        <w:r w:rsidRPr="00FC1506">
          <w:rPr>
            <w:noProof/>
            <w:webHidden/>
            <w:sz w:val="24"/>
            <w:szCs w:val="24"/>
          </w:rPr>
        </w:r>
        <w:r w:rsidRPr="00FC1506">
          <w:rPr>
            <w:noProof/>
            <w:webHidden/>
            <w:sz w:val="24"/>
            <w:szCs w:val="24"/>
          </w:rPr>
          <w:fldChar w:fldCharType="separate"/>
        </w:r>
        <w:r w:rsidR="008C4CEC">
          <w:rPr>
            <w:noProof/>
            <w:webHidden/>
            <w:sz w:val="24"/>
            <w:szCs w:val="24"/>
          </w:rPr>
          <w:t>29</w:t>
        </w:r>
        <w:r w:rsidRPr="00FC1506">
          <w:rPr>
            <w:noProof/>
            <w:webHidden/>
            <w:sz w:val="24"/>
            <w:szCs w:val="24"/>
          </w:rPr>
          <w:fldChar w:fldCharType="end"/>
        </w:r>
      </w:hyperlink>
    </w:p>
    <w:p w14:paraId="0CD197DD" w14:textId="174C602E"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1" w:history="1">
        <w:r w:rsidRPr="00FC1506">
          <w:rPr>
            <w:rStyle w:val="ab"/>
            <w:rFonts w:cs="Times New Roman" w:hint="eastAsia"/>
            <w:noProof/>
            <w:sz w:val="24"/>
            <w:szCs w:val="24"/>
          </w:rPr>
          <w:t>圖</w:t>
        </w:r>
        <w:r w:rsidRPr="00FC1506">
          <w:rPr>
            <w:rStyle w:val="ab"/>
            <w:rFonts w:cs="Times New Roman"/>
            <w:noProof/>
            <w:sz w:val="24"/>
            <w:szCs w:val="24"/>
          </w:rPr>
          <w:t xml:space="preserve"> 11</w:t>
        </w:r>
        <w:r w:rsidR="005B7FE1" w:rsidRPr="005B7FE1">
          <w:rPr>
            <w:rStyle w:val="ab"/>
            <w:rFonts w:cs="Times New Roman"/>
            <w:noProof/>
            <w:sz w:val="24"/>
            <w:szCs w:val="24"/>
          </w:rPr>
          <w:t>：</w:t>
        </w:r>
        <w:r w:rsidRPr="00FC1506">
          <w:rPr>
            <w:rStyle w:val="ab"/>
            <w:rFonts w:cs="Times New Roman" w:hint="eastAsia"/>
            <w:noProof/>
            <w:sz w:val="24"/>
            <w:szCs w:val="24"/>
          </w:rPr>
          <w:t>使用者資料表</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_Toc199499911 \h </w:instrText>
        </w:r>
        <w:r w:rsidRPr="00FC1506">
          <w:rPr>
            <w:noProof/>
            <w:webHidden/>
            <w:sz w:val="24"/>
            <w:szCs w:val="24"/>
          </w:rPr>
        </w:r>
        <w:r w:rsidRPr="00FC1506">
          <w:rPr>
            <w:noProof/>
            <w:webHidden/>
            <w:sz w:val="24"/>
            <w:szCs w:val="24"/>
          </w:rPr>
          <w:fldChar w:fldCharType="separate"/>
        </w:r>
        <w:r w:rsidR="008C4CEC">
          <w:rPr>
            <w:noProof/>
            <w:webHidden/>
            <w:sz w:val="24"/>
            <w:szCs w:val="24"/>
          </w:rPr>
          <w:t>29</w:t>
        </w:r>
        <w:r w:rsidRPr="00FC1506">
          <w:rPr>
            <w:noProof/>
            <w:webHidden/>
            <w:sz w:val="24"/>
            <w:szCs w:val="24"/>
          </w:rPr>
          <w:fldChar w:fldCharType="end"/>
        </w:r>
      </w:hyperlink>
    </w:p>
    <w:p w14:paraId="5FBBA39E" w14:textId="68128346"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2" w:history="1">
        <w:r w:rsidRPr="00FC1506">
          <w:rPr>
            <w:rStyle w:val="ab"/>
            <w:rFonts w:cs="Times New Roman" w:hint="eastAsia"/>
            <w:noProof/>
            <w:sz w:val="24"/>
            <w:szCs w:val="24"/>
          </w:rPr>
          <w:t>圖</w:t>
        </w:r>
        <w:r w:rsidRPr="00FC1506">
          <w:rPr>
            <w:rStyle w:val="ab"/>
            <w:rFonts w:cs="Times New Roman"/>
            <w:noProof/>
            <w:sz w:val="24"/>
            <w:szCs w:val="24"/>
          </w:rPr>
          <w:t>12</w:t>
        </w:r>
        <w:r w:rsidR="005B7FE1" w:rsidRPr="005B7FE1">
          <w:rPr>
            <w:rStyle w:val="ab"/>
            <w:rFonts w:cs="Times New Roman"/>
            <w:noProof/>
            <w:sz w:val="24"/>
            <w:szCs w:val="24"/>
          </w:rPr>
          <w:t>：</w:t>
        </w:r>
        <w:r w:rsidRPr="00FC1506">
          <w:rPr>
            <w:rStyle w:val="ab"/>
            <w:rFonts w:cs="Times New Roman" w:hint="eastAsia"/>
            <w:noProof/>
            <w:sz w:val="24"/>
            <w:szCs w:val="24"/>
          </w:rPr>
          <w:t>收藏書籍資料表</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_Toc199499912 \h </w:instrText>
        </w:r>
        <w:r w:rsidRPr="00FC1506">
          <w:rPr>
            <w:noProof/>
            <w:webHidden/>
            <w:sz w:val="24"/>
            <w:szCs w:val="24"/>
          </w:rPr>
        </w:r>
        <w:r w:rsidRPr="00FC1506">
          <w:rPr>
            <w:noProof/>
            <w:webHidden/>
            <w:sz w:val="24"/>
            <w:szCs w:val="24"/>
          </w:rPr>
          <w:fldChar w:fldCharType="separate"/>
        </w:r>
        <w:r w:rsidR="008C4CEC">
          <w:rPr>
            <w:noProof/>
            <w:webHidden/>
            <w:sz w:val="24"/>
            <w:szCs w:val="24"/>
          </w:rPr>
          <w:t>30</w:t>
        </w:r>
        <w:r w:rsidRPr="00FC1506">
          <w:rPr>
            <w:noProof/>
            <w:webHidden/>
            <w:sz w:val="24"/>
            <w:szCs w:val="24"/>
          </w:rPr>
          <w:fldChar w:fldCharType="end"/>
        </w:r>
      </w:hyperlink>
    </w:p>
    <w:p w14:paraId="3C80D64A" w14:textId="29431379"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3" w:history="1">
        <w:r w:rsidRPr="00FC1506">
          <w:rPr>
            <w:rStyle w:val="ab"/>
            <w:rFonts w:cs="Times New Roman" w:hint="eastAsia"/>
            <w:noProof/>
            <w:sz w:val="24"/>
            <w:szCs w:val="24"/>
          </w:rPr>
          <w:t>圖</w:t>
        </w:r>
        <w:r w:rsidRPr="00FC1506">
          <w:rPr>
            <w:rStyle w:val="ab"/>
            <w:rFonts w:cs="Times New Roman"/>
            <w:noProof/>
            <w:sz w:val="24"/>
            <w:szCs w:val="24"/>
          </w:rPr>
          <w:t>13</w:t>
        </w:r>
        <w:r w:rsidR="005B7FE1" w:rsidRPr="005B7FE1">
          <w:rPr>
            <w:rStyle w:val="ab"/>
            <w:rFonts w:cs="Times New Roman"/>
            <w:noProof/>
            <w:sz w:val="24"/>
            <w:szCs w:val="24"/>
          </w:rPr>
          <w:t>：</w:t>
        </w:r>
        <w:r w:rsidRPr="00FC1506">
          <w:rPr>
            <w:rStyle w:val="ab"/>
            <w:rFonts w:cs="Times New Roman" w:hint="eastAsia"/>
            <w:noProof/>
            <w:sz w:val="24"/>
            <w:szCs w:val="24"/>
          </w:rPr>
          <w:t>聯絡訊息資料表</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_Toc199499913 \h </w:instrText>
        </w:r>
        <w:r w:rsidRPr="00FC1506">
          <w:rPr>
            <w:noProof/>
            <w:webHidden/>
            <w:sz w:val="24"/>
            <w:szCs w:val="24"/>
          </w:rPr>
        </w:r>
        <w:r w:rsidRPr="00FC1506">
          <w:rPr>
            <w:noProof/>
            <w:webHidden/>
            <w:sz w:val="24"/>
            <w:szCs w:val="24"/>
          </w:rPr>
          <w:fldChar w:fldCharType="separate"/>
        </w:r>
        <w:r w:rsidR="008C4CEC">
          <w:rPr>
            <w:noProof/>
            <w:webHidden/>
            <w:sz w:val="24"/>
            <w:szCs w:val="24"/>
          </w:rPr>
          <w:t>30</w:t>
        </w:r>
        <w:r w:rsidRPr="00FC1506">
          <w:rPr>
            <w:noProof/>
            <w:webHidden/>
            <w:sz w:val="24"/>
            <w:szCs w:val="24"/>
          </w:rPr>
          <w:fldChar w:fldCharType="end"/>
        </w:r>
      </w:hyperlink>
    </w:p>
    <w:p w14:paraId="35A9B252" w14:textId="0D4ECE7E"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4" w:history="1">
        <w:r w:rsidRPr="00FC1506">
          <w:rPr>
            <w:rStyle w:val="ab"/>
            <w:rFonts w:cs="Times New Roman" w:hint="eastAsia"/>
            <w:noProof/>
            <w:sz w:val="24"/>
            <w:szCs w:val="24"/>
          </w:rPr>
          <w:t>圖</w:t>
        </w:r>
        <w:r w:rsidRPr="00FC1506">
          <w:rPr>
            <w:rStyle w:val="ab"/>
            <w:rFonts w:cs="Times New Roman"/>
            <w:noProof/>
            <w:sz w:val="24"/>
            <w:szCs w:val="24"/>
          </w:rPr>
          <w:t>14</w:t>
        </w:r>
        <w:r w:rsidR="005B7FE1" w:rsidRPr="005B7FE1">
          <w:rPr>
            <w:rStyle w:val="ab"/>
            <w:rFonts w:cs="Times New Roman"/>
            <w:noProof/>
            <w:sz w:val="24"/>
            <w:szCs w:val="24"/>
          </w:rPr>
          <w:t>：</w:t>
        </w:r>
        <w:r w:rsidRPr="00FC1506">
          <w:rPr>
            <w:rStyle w:val="ab"/>
            <w:rFonts w:cs="Times New Roman" w:hint="eastAsia"/>
            <w:noProof/>
            <w:sz w:val="24"/>
            <w:szCs w:val="24"/>
          </w:rPr>
          <w:t>回饋表單資料表</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_Toc199499914 \h </w:instrText>
        </w:r>
        <w:r w:rsidRPr="00FC1506">
          <w:rPr>
            <w:noProof/>
            <w:webHidden/>
            <w:sz w:val="24"/>
            <w:szCs w:val="24"/>
          </w:rPr>
        </w:r>
        <w:r w:rsidRPr="00FC1506">
          <w:rPr>
            <w:noProof/>
            <w:webHidden/>
            <w:sz w:val="24"/>
            <w:szCs w:val="24"/>
          </w:rPr>
          <w:fldChar w:fldCharType="separate"/>
        </w:r>
        <w:r w:rsidR="008C4CEC">
          <w:rPr>
            <w:noProof/>
            <w:webHidden/>
            <w:sz w:val="24"/>
            <w:szCs w:val="24"/>
          </w:rPr>
          <w:t>31</w:t>
        </w:r>
        <w:r w:rsidRPr="00FC1506">
          <w:rPr>
            <w:noProof/>
            <w:webHidden/>
            <w:sz w:val="24"/>
            <w:szCs w:val="24"/>
          </w:rPr>
          <w:fldChar w:fldCharType="end"/>
        </w:r>
      </w:hyperlink>
    </w:p>
    <w:p w14:paraId="4A2ABAAC" w14:textId="235480D5"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5" w:history="1">
        <w:r w:rsidRPr="00FC1506">
          <w:rPr>
            <w:rStyle w:val="ab"/>
            <w:rFonts w:cs="Times New Roman" w:hint="eastAsia"/>
            <w:noProof/>
            <w:sz w:val="24"/>
            <w:szCs w:val="24"/>
          </w:rPr>
          <w:t>圖</w:t>
        </w:r>
        <w:r w:rsidRPr="00FC1506">
          <w:rPr>
            <w:rStyle w:val="ab"/>
            <w:rFonts w:cs="Times New Roman"/>
            <w:noProof/>
            <w:sz w:val="24"/>
            <w:szCs w:val="24"/>
          </w:rPr>
          <w:t>15</w:t>
        </w:r>
        <w:r w:rsidR="005B7FE1" w:rsidRPr="005B7FE1">
          <w:rPr>
            <w:rStyle w:val="ab"/>
            <w:rFonts w:cs="Times New Roman"/>
            <w:noProof/>
            <w:sz w:val="24"/>
            <w:szCs w:val="24"/>
          </w:rPr>
          <w:t>：</w:t>
        </w:r>
        <w:r w:rsidRPr="00FC1506">
          <w:rPr>
            <w:rStyle w:val="ab"/>
            <w:rFonts w:cs="Times New Roman" w:hint="eastAsia"/>
            <w:noProof/>
            <w:sz w:val="24"/>
            <w:szCs w:val="24"/>
          </w:rPr>
          <w:t>管理員操作紀錄</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_Toc199499915 \h </w:instrText>
        </w:r>
        <w:r w:rsidRPr="00FC1506">
          <w:rPr>
            <w:noProof/>
            <w:webHidden/>
            <w:sz w:val="24"/>
            <w:szCs w:val="24"/>
          </w:rPr>
        </w:r>
        <w:r w:rsidRPr="00FC1506">
          <w:rPr>
            <w:noProof/>
            <w:webHidden/>
            <w:sz w:val="24"/>
            <w:szCs w:val="24"/>
          </w:rPr>
          <w:fldChar w:fldCharType="separate"/>
        </w:r>
        <w:r w:rsidR="008C4CEC">
          <w:rPr>
            <w:noProof/>
            <w:webHidden/>
            <w:sz w:val="24"/>
            <w:szCs w:val="24"/>
          </w:rPr>
          <w:t>31</w:t>
        </w:r>
        <w:r w:rsidRPr="00FC1506">
          <w:rPr>
            <w:noProof/>
            <w:webHidden/>
            <w:sz w:val="24"/>
            <w:szCs w:val="24"/>
          </w:rPr>
          <w:fldChar w:fldCharType="end"/>
        </w:r>
      </w:hyperlink>
    </w:p>
    <w:p w14:paraId="64482BE1" w14:textId="7BDF22AC" w:rsidR="004A1B0B" w:rsidRPr="00FC1506" w:rsidRDefault="004A1B0B" w:rsidP="00FC1506">
      <w:pPr>
        <w:pStyle w:val="aff1"/>
        <w:tabs>
          <w:tab w:val="right" w:leader="dot" w:pos="8302"/>
        </w:tabs>
        <w:spacing w:line="360" w:lineRule="auto"/>
        <w:ind w:left="1680" w:hanging="560"/>
        <w:rPr>
          <w:noProof/>
          <w:sz w:val="24"/>
          <w:szCs w:val="24"/>
          <w14:ligatures w14:val="standardContextual"/>
        </w:rPr>
      </w:pPr>
      <w:hyperlink w:anchor="_Toc199499916" w:history="1">
        <w:r w:rsidRPr="00FC1506">
          <w:rPr>
            <w:rStyle w:val="ab"/>
            <w:rFonts w:cs="Times New Roman" w:hint="eastAsia"/>
            <w:noProof/>
            <w:sz w:val="24"/>
            <w:szCs w:val="24"/>
          </w:rPr>
          <w:t>圖</w:t>
        </w:r>
        <w:r w:rsidRPr="00FC1506">
          <w:rPr>
            <w:rStyle w:val="ab"/>
            <w:rFonts w:cs="Times New Roman"/>
            <w:noProof/>
            <w:sz w:val="24"/>
            <w:szCs w:val="24"/>
          </w:rPr>
          <w:t>16</w:t>
        </w:r>
        <w:r w:rsidR="005B7FE1" w:rsidRPr="005B7FE1">
          <w:rPr>
            <w:rStyle w:val="ab"/>
            <w:rFonts w:cs="Times New Roman"/>
            <w:noProof/>
            <w:sz w:val="24"/>
            <w:szCs w:val="24"/>
          </w:rPr>
          <w:t>：</w:t>
        </w:r>
        <w:r w:rsidRPr="00FC1506">
          <w:rPr>
            <w:rStyle w:val="ab"/>
            <w:rFonts w:cs="Times New Roman" w:hint="eastAsia"/>
            <w:noProof/>
            <w:sz w:val="24"/>
            <w:szCs w:val="24"/>
          </w:rPr>
          <w:t>系統公告</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_Toc199499916 \h </w:instrText>
        </w:r>
        <w:r w:rsidRPr="00FC1506">
          <w:rPr>
            <w:noProof/>
            <w:webHidden/>
            <w:sz w:val="24"/>
            <w:szCs w:val="24"/>
          </w:rPr>
        </w:r>
        <w:r w:rsidRPr="00FC1506">
          <w:rPr>
            <w:noProof/>
            <w:webHidden/>
            <w:sz w:val="24"/>
            <w:szCs w:val="24"/>
          </w:rPr>
          <w:fldChar w:fldCharType="separate"/>
        </w:r>
        <w:r w:rsidR="008C4CEC">
          <w:rPr>
            <w:noProof/>
            <w:webHidden/>
            <w:sz w:val="24"/>
            <w:szCs w:val="24"/>
          </w:rPr>
          <w:t>32</w:t>
        </w:r>
        <w:r w:rsidRPr="00FC1506">
          <w:rPr>
            <w:noProof/>
            <w:webHidden/>
            <w:sz w:val="24"/>
            <w:szCs w:val="24"/>
          </w:rPr>
          <w:fldChar w:fldCharType="end"/>
        </w:r>
      </w:hyperlink>
    </w:p>
    <w:p w14:paraId="3F5424D2" w14:textId="3FC836F2" w:rsidR="00282F0E" w:rsidRPr="00FC1506" w:rsidRDefault="007D618A" w:rsidP="00FC1506">
      <w:pPr>
        <w:spacing w:line="360" w:lineRule="auto"/>
        <w:ind w:leftChars="0" w:left="0"/>
        <w:rPr>
          <w:rFonts w:ascii="Times New Roman" w:hAnsi="Times New Roman" w:cs="Times New Roman"/>
          <w:sz w:val="24"/>
          <w:szCs w:val="24"/>
        </w:rPr>
      </w:pPr>
      <w:r w:rsidRPr="00FC1506">
        <w:rPr>
          <w:rFonts w:ascii="Times New Roman" w:hAnsi="Times New Roman" w:cs="Times New Roman"/>
          <w:sz w:val="24"/>
          <w:szCs w:val="24"/>
        </w:rPr>
        <w:fldChar w:fldCharType="end"/>
      </w:r>
    </w:p>
    <w:p w14:paraId="259728BE" w14:textId="77777777" w:rsidR="002D3DD9" w:rsidRPr="0034463A" w:rsidRDefault="002D3DD9" w:rsidP="00282F0E">
      <w:pPr>
        <w:ind w:leftChars="0" w:left="0"/>
        <w:jc w:val="center"/>
        <w:rPr>
          <w:rFonts w:ascii="Times New Roman" w:hAnsi="Times New Roman" w:cs="Times New Roman"/>
          <w:sz w:val="32"/>
          <w:szCs w:val="32"/>
        </w:rPr>
        <w:sectPr w:rsidR="002D3DD9" w:rsidRPr="0034463A" w:rsidSect="006F5091">
          <w:pgSz w:w="11906" w:h="16838"/>
          <w:pgMar w:top="1440" w:right="1797" w:bottom="1440" w:left="1797" w:header="851" w:footer="992" w:gutter="0"/>
          <w:pgNumType w:start="0"/>
          <w:cols w:space="425"/>
          <w:titlePg/>
          <w:docGrid w:type="lines" w:linePitch="360"/>
        </w:sectPr>
      </w:pPr>
    </w:p>
    <w:p w14:paraId="3C329273" w14:textId="18AE34BF" w:rsidR="00E145A2" w:rsidRPr="0034463A" w:rsidRDefault="00E145A2" w:rsidP="009E3F79">
      <w:pPr>
        <w:pStyle w:val="aa"/>
        <w:rPr>
          <w:rFonts w:ascii="Times New Roman" w:eastAsiaTheme="minorEastAsia" w:hAnsi="Times New Roman" w:cs="Times New Roman"/>
        </w:rPr>
      </w:pPr>
      <w:r w:rsidRPr="0034463A">
        <w:rPr>
          <w:rFonts w:ascii="Times New Roman" w:eastAsiaTheme="minorEastAsia" w:hAnsi="Times New Roman" w:cs="Times New Roman" w:hint="eastAsia"/>
        </w:rPr>
        <w:lastRenderedPageBreak/>
        <w:t>表目錄</w:t>
      </w:r>
    </w:p>
    <w:p w14:paraId="15DAD75F" w14:textId="2BF996B5" w:rsidR="009B1826" w:rsidRPr="00FC1506" w:rsidRDefault="00376934" w:rsidP="00FC1506">
      <w:pPr>
        <w:pStyle w:val="aff1"/>
        <w:tabs>
          <w:tab w:val="right" w:leader="dot" w:pos="8302"/>
        </w:tabs>
        <w:spacing w:line="360" w:lineRule="auto"/>
        <w:ind w:left="1600" w:hanging="480"/>
        <w:rPr>
          <w:noProof/>
          <w:sz w:val="24"/>
          <w:szCs w:val="24"/>
        </w:rPr>
      </w:pPr>
      <w:r w:rsidRPr="00FC1506">
        <w:rPr>
          <w:rFonts w:ascii="Times New Roman" w:eastAsia="新細明體" w:hAnsi="Times New Roman" w:cs="Times New Roman"/>
          <w:sz w:val="24"/>
          <w:szCs w:val="24"/>
        </w:rPr>
        <w:fldChar w:fldCharType="begin"/>
      </w:r>
      <w:r w:rsidRPr="00FC1506">
        <w:rPr>
          <w:rFonts w:ascii="Times New Roman" w:eastAsia="新細明體" w:hAnsi="Times New Roman" w:cs="Times New Roman"/>
          <w:sz w:val="24"/>
          <w:szCs w:val="24"/>
        </w:rPr>
        <w:instrText xml:space="preserve"> TOC \h \z \t "</w:instrText>
      </w:r>
      <w:r w:rsidRPr="00FC1506">
        <w:rPr>
          <w:rFonts w:ascii="Times New Roman" w:eastAsia="新細明體" w:hAnsi="Times New Roman" w:cs="Times New Roman"/>
          <w:sz w:val="24"/>
          <w:szCs w:val="24"/>
        </w:rPr>
        <w:instrText>圖表說明</w:instrText>
      </w:r>
      <w:r w:rsidRPr="00FC1506">
        <w:rPr>
          <w:rFonts w:ascii="Times New Roman" w:eastAsia="新細明體" w:hAnsi="Times New Roman" w:cs="Times New Roman"/>
          <w:sz w:val="24"/>
          <w:szCs w:val="24"/>
        </w:rPr>
        <w:instrText xml:space="preserve">" \c </w:instrText>
      </w:r>
      <w:r w:rsidRPr="00FC1506">
        <w:rPr>
          <w:rFonts w:ascii="Times New Roman" w:eastAsia="新細明體" w:hAnsi="Times New Roman" w:cs="Times New Roman"/>
          <w:sz w:val="24"/>
          <w:szCs w:val="24"/>
        </w:rPr>
        <w:fldChar w:fldCharType="separate"/>
      </w:r>
      <w:hyperlink w:anchor="_Toc199409495" w:history="1">
        <w:r w:rsidR="009B1826" w:rsidRPr="00FC1506">
          <w:rPr>
            <w:rStyle w:val="ab"/>
            <w:rFonts w:hint="eastAsia"/>
            <w:noProof/>
            <w:sz w:val="24"/>
            <w:szCs w:val="24"/>
          </w:rPr>
          <w:t>表</w:t>
        </w:r>
        <w:r w:rsidR="009B1826" w:rsidRPr="00FC1506">
          <w:rPr>
            <w:rStyle w:val="ab"/>
            <w:noProof/>
            <w:sz w:val="24"/>
            <w:szCs w:val="24"/>
          </w:rPr>
          <w:t xml:space="preserve"> 1</w:t>
        </w:r>
        <w:r w:rsidR="00C11B8A" w:rsidRPr="00C11B8A">
          <w:rPr>
            <w:rStyle w:val="ab"/>
            <w:noProof/>
            <w:sz w:val="24"/>
            <w:szCs w:val="24"/>
          </w:rPr>
          <w:t>：</w:t>
        </w:r>
        <w:r w:rsidR="009B1826" w:rsidRPr="00FC1506">
          <w:rPr>
            <w:rStyle w:val="ab"/>
            <w:rFonts w:hint="eastAsia"/>
            <w:noProof/>
            <w:sz w:val="24"/>
            <w:szCs w:val="24"/>
          </w:rPr>
          <w:t>系統所需之軟硬體</w:t>
        </w:r>
        <w:r w:rsidR="009B1826" w:rsidRPr="00FC1506">
          <w:rPr>
            <w:noProof/>
            <w:webHidden/>
            <w:sz w:val="24"/>
            <w:szCs w:val="24"/>
          </w:rPr>
          <w:tab/>
        </w:r>
        <w:r w:rsidR="009B1826" w:rsidRPr="00FC1506">
          <w:rPr>
            <w:noProof/>
            <w:webHidden/>
            <w:sz w:val="24"/>
            <w:szCs w:val="24"/>
          </w:rPr>
          <w:fldChar w:fldCharType="begin"/>
        </w:r>
        <w:r w:rsidR="009B1826" w:rsidRPr="00FC1506">
          <w:rPr>
            <w:noProof/>
            <w:webHidden/>
            <w:sz w:val="24"/>
            <w:szCs w:val="24"/>
          </w:rPr>
          <w:instrText xml:space="preserve"> PAGEREF _Toc199409495 \h </w:instrText>
        </w:r>
        <w:r w:rsidR="009B1826" w:rsidRPr="00FC1506">
          <w:rPr>
            <w:noProof/>
            <w:webHidden/>
            <w:sz w:val="24"/>
            <w:szCs w:val="24"/>
          </w:rPr>
        </w:r>
        <w:r w:rsidR="009B1826" w:rsidRPr="00FC1506">
          <w:rPr>
            <w:noProof/>
            <w:webHidden/>
            <w:sz w:val="24"/>
            <w:szCs w:val="24"/>
          </w:rPr>
          <w:fldChar w:fldCharType="separate"/>
        </w:r>
        <w:r w:rsidR="008C4CEC">
          <w:rPr>
            <w:noProof/>
            <w:webHidden/>
            <w:sz w:val="24"/>
            <w:szCs w:val="24"/>
          </w:rPr>
          <w:t>3</w:t>
        </w:r>
        <w:r w:rsidR="009B1826" w:rsidRPr="00FC1506">
          <w:rPr>
            <w:noProof/>
            <w:webHidden/>
            <w:sz w:val="24"/>
            <w:szCs w:val="24"/>
          </w:rPr>
          <w:fldChar w:fldCharType="end"/>
        </w:r>
      </w:hyperlink>
    </w:p>
    <w:p w14:paraId="07850B71" w14:textId="21177460" w:rsidR="009B1826" w:rsidRPr="00FC1506" w:rsidRDefault="009B1826" w:rsidP="00FC1506">
      <w:pPr>
        <w:pStyle w:val="aff1"/>
        <w:tabs>
          <w:tab w:val="right" w:leader="dot" w:pos="8302"/>
        </w:tabs>
        <w:spacing w:line="360" w:lineRule="auto"/>
        <w:ind w:left="1680" w:hanging="560"/>
        <w:rPr>
          <w:noProof/>
          <w:sz w:val="24"/>
          <w:szCs w:val="24"/>
        </w:rPr>
      </w:pPr>
      <w:hyperlink w:anchor="_Toc199409496" w:history="1">
        <w:r w:rsidRPr="00FC1506">
          <w:rPr>
            <w:rStyle w:val="ab"/>
            <w:rFonts w:hint="eastAsia"/>
            <w:noProof/>
            <w:sz w:val="24"/>
            <w:szCs w:val="24"/>
          </w:rPr>
          <w:t>表</w:t>
        </w:r>
        <w:r w:rsidRPr="00FC1506">
          <w:rPr>
            <w:rStyle w:val="ab"/>
            <w:noProof/>
            <w:sz w:val="24"/>
            <w:szCs w:val="24"/>
          </w:rPr>
          <w:t xml:space="preserve"> 2</w:t>
        </w:r>
        <w:r w:rsidR="00C11B8A" w:rsidRPr="00C11B8A">
          <w:rPr>
            <w:rStyle w:val="ab"/>
            <w:noProof/>
            <w:sz w:val="24"/>
            <w:szCs w:val="24"/>
          </w:rPr>
          <w:t>：</w:t>
        </w:r>
        <w:r w:rsidRPr="00FC1506">
          <w:rPr>
            <w:rStyle w:val="ab"/>
            <w:rFonts w:hint="eastAsia"/>
            <w:noProof/>
            <w:sz w:val="24"/>
            <w:szCs w:val="24"/>
          </w:rPr>
          <w:t>使用者所需之軟硬體</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_Toc199409496 \h </w:instrText>
        </w:r>
        <w:r w:rsidRPr="00FC1506">
          <w:rPr>
            <w:noProof/>
            <w:webHidden/>
            <w:sz w:val="24"/>
            <w:szCs w:val="24"/>
          </w:rPr>
        </w:r>
        <w:r w:rsidRPr="00FC1506">
          <w:rPr>
            <w:noProof/>
            <w:webHidden/>
            <w:sz w:val="24"/>
            <w:szCs w:val="24"/>
          </w:rPr>
          <w:fldChar w:fldCharType="separate"/>
        </w:r>
        <w:r w:rsidR="008C4CEC">
          <w:rPr>
            <w:noProof/>
            <w:webHidden/>
            <w:sz w:val="24"/>
            <w:szCs w:val="24"/>
          </w:rPr>
          <w:t>4</w:t>
        </w:r>
        <w:r w:rsidRPr="00FC1506">
          <w:rPr>
            <w:noProof/>
            <w:webHidden/>
            <w:sz w:val="24"/>
            <w:szCs w:val="24"/>
          </w:rPr>
          <w:fldChar w:fldCharType="end"/>
        </w:r>
      </w:hyperlink>
    </w:p>
    <w:p w14:paraId="16149CCF" w14:textId="1BD83974" w:rsidR="009B1826" w:rsidRPr="00FC1506" w:rsidRDefault="009B1826" w:rsidP="00FC1506">
      <w:pPr>
        <w:pStyle w:val="aff1"/>
        <w:tabs>
          <w:tab w:val="right" w:leader="dot" w:pos="8302"/>
        </w:tabs>
        <w:spacing w:line="360" w:lineRule="auto"/>
        <w:ind w:left="1680" w:hanging="560"/>
        <w:rPr>
          <w:noProof/>
          <w:sz w:val="24"/>
          <w:szCs w:val="24"/>
        </w:rPr>
      </w:pPr>
      <w:hyperlink w:anchor="_Toc199409497" w:history="1">
        <w:r w:rsidRPr="00FC1506">
          <w:rPr>
            <w:rStyle w:val="ab"/>
            <w:rFonts w:cs="Times New Roman" w:hint="eastAsia"/>
            <w:noProof/>
            <w:sz w:val="24"/>
            <w:szCs w:val="24"/>
          </w:rPr>
          <w:t>表</w:t>
        </w:r>
        <w:r w:rsidRPr="00FC1506">
          <w:rPr>
            <w:rStyle w:val="ab"/>
            <w:rFonts w:cs="Times New Roman"/>
            <w:noProof/>
            <w:sz w:val="24"/>
            <w:szCs w:val="24"/>
          </w:rPr>
          <w:t xml:space="preserve"> </w:t>
        </w:r>
        <w:r w:rsidRPr="00FC1506">
          <w:rPr>
            <w:rStyle w:val="ab"/>
            <w:noProof/>
            <w:sz w:val="24"/>
            <w:szCs w:val="24"/>
          </w:rPr>
          <w:t>3</w:t>
        </w:r>
        <w:r w:rsidR="00C11B8A" w:rsidRPr="00C11B8A">
          <w:rPr>
            <w:rStyle w:val="ab"/>
            <w:noProof/>
            <w:sz w:val="24"/>
            <w:szCs w:val="24"/>
          </w:rPr>
          <w:t>：</w:t>
        </w:r>
        <w:r w:rsidRPr="00FC1506">
          <w:rPr>
            <w:rStyle w:val="ab"/>
            <w:rFonts w:cs="Times New Roman" w:hint="eastAsia"/>
            <w:noProof/>
            <w:sz w:val="24"/>
            <w:szCs w:val="24"/>
          </w:rPr>
          <w:t>主功能的細項及說明</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_Toc199409497 \h </w:instrText>
        </w:r>
        <w:r w:rsidRPr="00FC1506">
          <w:rPr>
            <w:noProof/>
            <w:webHidden/>
            <w:sz w:val="24"/>
            <w:szCs w:val="24"/>
          </w:rPr>
        </w:r>
        <w:r w:rsidRPr="00FC1506">
          <w:rPr>
            <w:noProof/>
            <w:webHidden/>
            <w:sz w:val="24"/>
            <w:szCs w:val="24"/>
          </w:rPr>
          <w:fldChar w:fldCharType="separate"/>
        </w:r>
        <w:r w:rsidR="008C4CEC">
          <w:rPr>
            <w:noProof/>
            <w:webHidden/>
            <w:sz w:val="24"/>
            <w:szCs w:val="24"/>
          </w:rPr>
          <w:t>6</w:t>
        </w:r>
        <w:r w:rsidRPr="00FC1506">
          <w:rPr>
            <w:noProof/>
            <w:webHidden/>
            <w:sz w:val="24"/>
            <w:szCs w:val="24"/>
          </w:rPr>
          <w:fldChar w:fldCharType="end"/>
        </w:r>
      </w:hyperlink>
    </w:p>
    <w:p w14:paraId="2FD071DD" w14:textId="7587D8D9" w:rsidR="009B1826" w:rsidRPr="00FC1506" w:rsidRDefault="009B1826" w:rsidP="00FC1506">
      <w:pPr>
        <w:pStyle w:val="aff1"/>
        <w:tabs>
          <w:tab w:val="right" w:leader="dot" w:pos="8302"/>
        </w:tabs>
        <w:spacing w:line="360" w:lineRule="auto"/>
        <w:ind w:left="1680" w:hanging="560"/>
        <w:rPr>
          <w:noProof/>
          <w:sz w:val="24"/>
          <w:szCs w:val="24"/>
        </w:rPr>
      </w:pPr>
      <w:hyperlink w:anchor="_Toc199409498" w:history="1">
        <w:r w:rsidRPr="00FC1506">
          <w:rPr>
            <w:rStyle w:val="ab"/>
            <w:rFonts w:hint="eastAsia"/>
            <w:noProof/>
            <w:sz w:val="24"/>
            <w:szCs w:val="24"/>
          </w:rPr>
          <w:t>表</w:t>
        </w:r>
        <w:r w:rsidRPr="00FC1506">
          <w:rPr>
            <w:rStyle w:val="ab"/>
            <w:noProof/>
            <w:sz w:val="24"/>
            <w:szCs w:val="24"/>
          </w:rPr>
          <w:t xml:space="preserve"> 4</w:t>
        </w:r>
        <w:r w:rsidR="00C11B8A" w:rsidRPr="00C11B8A">
          <w:rPr>
            <w:rStyle w:val="ab"/>
            <w:noProof/>
            <w:sz w:val="24"/>
            <w:szCs w:val="24"/>
          </w:rPr>
          <w:t>：</w:t>
        </w:r>
        <w:r w:rsidRPr="00FC1506">
          <w:rPr>
            <w:rStyle w:val="ab"/>
            <w:rFonts w:hint="eastAsia"/>
            <w:noProof/>
            <w:sz w:val="24"/>
            <w:szCs w:val="24"/>
          </w:rPr>
          <w:t>功能需求－賣家</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_Toc199409498 \h </w:instrText>
        </w:r>
        <w:r w:rsidRPr="00FC1506">
          <w:rPr>
            <w:noProof/>
            <w:webHidden/>
            <w:sz w:val="24"/>
            <w:szCs w:val="24"/>
          </w:rPr>
        </w:r>
        <w:r w:rsidRPr="00FC1506">
          <w:rPr>
            <w:noProof/>
            <w:webHidden/>
            <w:sz w:val="24"/>
            <w:szCs w:val="24"/>
          </w:rPr>
          <w:fldChar w:fldCharType="separate"/>
        </w:r>
        <w:r w:rsidR="008C4CEC">
          <w:rPr>
            <w:noProof/>
            <w:webHidden/>
            <w:sz w:val="24"/>
            <w:szCs w:val="24"/>
          </w:rPr>
          <w:t>9</w:t>
        </w:r>
        <w:r w:rsidRPr="00FC1506">
          <w:rPr>
            <w:noProof/>
            <w:webHidden/>
            <w:sz w:val="24"/>
            <w:szCs w:val="24"/>
          </w:rPr>
          <w:fldChar w:fldCharType="end"/>
        </w:r>
      </w:hyperlink>
    </w:p>
    <w:p w14:paraId="6AACFBC2" w14:textId="6C6574AA" w:rsidR="009B1826" w:rsidRPr="00FC1506" w:rsidRDefault="009B1826" w:rsidP="00FC1506">
      <w:pPr>
        <w:pStyle w:val="aff1"/>
        <w:tabs>
          <w:tab w:val="right" w:leader="dot" w:pos="8302"/>
        </w:tabs>
        <w:spacing w:line="360" w:lineRule="auto"/>
        <w:ind w:left="1680" w:hanging="560"/>
        <w:rPr>
          <w:noProof/>
          <w:sz w:val="24"/>
          <w:szCs w:val="24"/>
        </w:rPr>
      </w:pPr>
      <w:hyperlink w:anchor="_Toc199409499" w:history="1">
        <w:r w:rsidRPr="00FC1506">
          <w:rPr>
            <w:rStyle w:val="ab"/>
            <w:rFonts w:cs="Times New Roman" w:hint="eastAsia"/>
            <w:noProof/>
            <w:sz w:val="24"/>
            <w:szCs w:val="24"/>
          </w:rPr>
          <w:t>表</w:t>
        </w:r>
        <w:r w:rsidRPr="00FC1506">
          <w:rPr>
            <w:rStyle w:val="ab"/>
            <w:rFonts w:cs="Times New Roman"/>
            <w:noProof/>
            <w:sz w:val="24"/>
            <w:szCs w:val="24"/>
          </w:rPr>
          <w:t xml:space="preserve"> 5-1</w:t>
        </w:r>
        <w:r w:rsidRPr="00FC1506">
          <w:rPr>
            <w:rStyle w:val="ab"/>
            <w:rFonts w:cs="Times New Roman" w:hint="eastAsia"/>
            <w:noProof/>
            <w:sz w:val="24"/>
            <w:szCs w:val="24"/>
          </w:rPr>
          <w:t>：賣家使用者登入</w:t>
        </w:r>
        <w:r w:rsidRPr="00FC1506">
          <w:rPr>
            <w:rStyle w:val="ab"/>
            <w:rFonts w:cs="Times New Roman"/>
            <w:noProof/>
            <w:sz w:val="24"/>
            <w:szCs w:val="24"/>
          </w:rPr>
          <w:t>/</w:t>
        </w:r>
        <w:r w:rsidRPr="00FC1506">
          <w:rPr>
            <w:rStyle w:val="ab"/>
            <w:rFonts w:cs="Times New Roman" w:hint="eastAsia"/>
            <w:noProof/>
            <w:sz w:val="24"/>
            <w:szCs w:val="24"/>
          </w:rPr>
          <w:t>登出</w:t>
        </w:r>
        <w:r w:rsidRPr="00FC1506">
          <w:rPr>
            <w:rStyle w:val="ab"/>
            <w:rFonts w:cs="Times New Roman"/>
            <w:noProof/>
            <w:sz w:val="24"/>
            <w:szCs w:val="24"/>
          </w:rPr>
          <w:t>/</w:t>
        </w:r>
        <w:r w:rsidRPr="00FC1506">
          <w:rPr>
            <w:rStyle w:val="ab"/>
            <w:rFonts w:cs="Times New Roman" w:hint="eastAsia"/>
            <w:noProof/>
            <w:sz w:val="24"/>
            <w:szCs w:val="24"/>
          </w:rPr>
          <w:t>註冊系統</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_Toc199409499 \h </w:instrText>
        </w:r>
        <w:r w:rsidRPr="00FC1506">
          <w:rPr>
            <w:noProof/>
            <w:webHidden/>
            <w:sz w:val="24"/>
            <w:szCs w:val="24"/>
          </w:rPr>
        </w:r>
        <w:r w:rsidRPr="00FC1506">
          <w:rPr>
            <w:noProof/>
            <w:webHidden/>
            <w:sz w:val="24"/>
            <w:szCs w:val="24"/>
          </w:rPr>
          <w:fldChar w:fldCharType="separate"/>
        </w:r>
        <w:r w:rsidR="008C4CEC">
          <w:rPr>
            <w:noProof/>
            <w:webHidden/>
            <w:sz w:val="24"/>
            <w:szCs w:val="24"/>
          </w:rPr>
          <w:t>10</w:t>
        </w:r>
        <w:r w:rsidRPr="00FC1506">
          <w:rPr>
            <w:noProof/>
            <w:webHidden/>
            <w:sz w:val="24"/>
            <w:szCs w:val="24"/>
          </w:rPr>
          <w:fldChar w:fldCharType="end"/>
        </w:r>
      </w:hyperlink>
    </w:p>
    <w:p w14:paraId="09431E77" w14:textId="3879E5A3" w:rsidR="009B1826" w:rsidRPr="00FC1506" w:rsidRDefault="009B1826" w:rsidP="00FC1506">
      <w:pPr>
        <w:pStyle w:val="aff1"/>
        <w:tabs>
          <w:tab w:val="right" w:leader="dot" w:pos="8302"/>
        </w:tabs>
        <w:spacing w:line="360" w:lineRule="auto"/>
        <w:ind w:left="1680" w:hanging="560"/>
        <w:rPr>
          <w:noProof/>
          <w:sz w:val="24"/>
          <w:szCs w:val="24"/>
        </w:rPr>
      </w:pPr>
      <w:hyperlink w:anchor="_Toc199409500" w:history="1">
        <w:r w:rsidRPr="00FC1506">
          <w:rPr>
            <w:rStyle w:val="ab"/>
            <w:rFonts w:cs="Times New Roman" w:hint="eastAsia"/>
            <w:noProof/>
            <w:sz w:val="24"/>
            <w:szCs w:val="24"/>
          </w:rPr>
          <w:t>表</w:t>
        </w:r>
        <w:r w:rsidRPr="00FC1506">
          <w:rPr>
            <w:rStyle w:val="ab"/>
            <w:rFonts w:cs="Times New Roman"/>
            <w:noProof/>
            <w:sz w:val="24"/>
            <w:szCs w:val="24"/>
          </w:rPr>
          <w:t>5-2</w:t>
        </w:r>
        <w:r w:rsidRPr="00FC1506">
          <w:rPr>
            <w:rStyle w:val="ab"/>
            <w:rFonts w:cs="Times New Roman" w:hint="eastAsia"/>
            <w:noProof/>
            <w:sz w:val="24"/>
            <w:szCs w:val="24"/>
          </w:rPr>
          <w:t>：賣家使用者販賣書籍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_Toc199409500 \h </w:instrText>
        </w:r>
        <w:r w:rsidRPr="00FC1506">
          <w:rPr>
            <w:noProof/>
            <w:webHidden/>
            <w:sz w:val="24"/>
            <w:szCs w:val="24"/>
          </w:rPr>
        </w:r>
        <w:r w:rsidRPr="00FC1506">
          <w:rPr>
            <w:noProof/>
            <w:webHidden/>
            <w:sz w:val="24"/>
            <w:szCs w:val="24"/>
          </w:rPr>
          <w:fldChar w:fldCharType="separate"/>
        </w:r>
        <w:r w:rsidR="008C4CEC">
          <w:rPr>
            <w:noProof/>
            <w:webHidden/>
            <w:sz w:val="24"/>
            <w:szCs w:val="24"/>
          </w:rPr>
          <w:t>11</w:t>
        </w:r>
        <w:r w:rsidRPr="00FC1506">
          <w:rPr>
            <w:noProof/>
            <w:webHidden/>
            <w:sz w:val="24"/>
            <w:szCs w:val="24"/>
          </w:rPr>
          <w:fldChar w:fldCharType="end"/>
        </w:r>
      </w:hyperlink>
    </w:p>
    <w:p w14:paraId="6EF47EAA" w14:textId="30CFA3EC" w:rsidR="009B1826" w:rsidRPr="00FC1506" w:rsidRDefault="009B1826" w:rsidP="00FC1506">
      <w:pPr>
        <w:pStyle w:val="aff1"/>
        <w:tabs>
          <w:tab w:val="right" w:leader="dot" w:pos="8302"/>
        </w:tabs>
        <w:spacing w:line="360" w:lineRule="auto"/>
        <w:ind w:left="1680" w:hanging="560"/>
        <w:rPr>
          <w:noProof/>
          <w:sz w:val="24"/>
          <w:szCs w:val="24"/>
        </w:rPr>
      </w:pPr>
      <w:hyperlink w:anchor="_Toc199409501" w:history="1">
        <w:r w:rsidRPr="00FC1506">
          <w:rPr>
            <w:rStyle w:val="ab"/>
            <w:rFonts w:hint="eastAsia"/>
            <w:noProof/>
            <w:sz w:val="24"/>
            <w:szCs w:val="24"/>
          </w:rPr>
          <w:t>表</w:t>
        </w:r>
        <w:r w:rsidRPr="00FC1506">
          <w:rPr>
            <w:rStyle w:val="ab"/>
            <w:noProof/>
            <w:sz w:val="24"/>
            <w:szCs w:val="24"/>
          </w:rPr>
          <w:t>5-3</w:t>
        </w:r>
        <w:r w:rsidRPr="00FC1506">
          <w:rPr>
            <w:rStyle w:val="ab"/>
            <w:rFonts w:hint="eastAsia"/>
            <w:noProof/>
            <w:sz w:val="24"/>
            <w:szCs w:val="24"/>
          </w:rPr>
          <w:t>：</w:t>
        </w:r>
        <w:r w:rsidRPr="00FC1506">
          <w:rPr>
            <w:rStyle w:val="ab"/>
            <w:rFonts w:ascii="新細明體" w:hAnsi="新細明體" w:hint="eastAsia"/>
            <w:noProof/>
            <w:sz w:val="24"/>
            <w:szCs w:val="24"/>
          </w:rPr>
          <w:t>賣家使用者上架書籍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_Toc199409501 \h </w:instrText>
        </w:r>
        <w:r w:rsidRPr="00FC1506">
          <w:rPr>
            <w:noProof/>
            <w:webHidden/>
            <w:sz w:val="24"/>
            <w:szCs w:val="24"/>
          </w:rPr>
        </w:r>
        <w:r w:rsidRPr="00FC1506">
          <w:rPr>
            <w:noProof/>
            <w:webHidden/>
            <w:sz w:val="24"/>
            <w:szCs w:val="24"/>
          </w:rPr>
          <w:fldChar w:fldCharType="separate"/>
        </w:r>
        <w:r w:rsidR="008C4CEC">
          <w:rPr>
            <w:noProof/>
            <w:webHidden/>
            <w:sz w:val="24"/>
            <w:szCs w:val="24"/>
          </w:rPr>
          <w:t>12</w:t>
        </w:r>
        <w:r w:rsidRPr="00FC1506">
          <w:rPr>
            <w:noProof/>
            <w:webHidden/>
            <w:sz w:val="24"/>
            <w:szCs w:val="24"/>
          </w:rPr>
          <w:fldChar w:fldCharType="end"/>
        </w:r>
      </w:hyperlink>
    </w:p>
    <w:p w14:paraId="34AC2BE1" w14:textId="5EECB20C" w:rsidR="009B1826" w:rsidRPr="00FC1506" w:rsidRDefault="009B1826" w:rsidP="00FC1506">
      <w:pPr>
        <w:pStyle w:val="aff1"/>
        <w:tabs>
          <w:tab w:val="right" w:leader="dot" w:pos="8302"/>
        </w:tabs>
        <w:spacing w:line="360" w:lineRule="auto"/>
        <w:ind w:left="1680" w:hanging="560"/>
        <w:rPr>
          <w:noProof/>
          <w:sz w:val="24"/>
          <w:szCs w:val="24"/>
        </w:rPr>
      </w:pPr>
      <w:hyperlink w:anchor="_Toc199409502" w:history="1">
        <w:r w:rsidRPr="00FC1506">
          <w:rPr>
            <w:rStyle w:val="ab"/>
            <w:rFonts w:cs="Times New Roman" w:hint="eastAsia"/>
            <w:noProof/>
            <w:sz w:val="24"/>
            <w:szCs w:val="24"/>
          </w:rPr>
          <w:t>表</w:t>
        </w:r>
        <w:r w:rsidRPr="00FC1506">
          <w:rPr>
            <w:rStyle w:val="ab"/>
            <w:rFonts w:cs="Times New Roman"/>
            <w:noProof/>
            <w:sz w:val="24"/>
            <w:szCs w:val="24"/>
          </w:rPr>
          <w:t>5-4</w:t>
        </w:r>
        <w:r w:rsidRPr="00FC1506">
          <w:rPr>
            <w:rStyle w:val="ab"/>
            <w:rFonts w:cs="Times New Roman" w:hint="eastAsia"/>
            <w:noProof/>
            <w:sz w:val="24"/>
            <w:szCs w:val="24"/>
          </w:rPr>
          <w:t>：賣家使用者下架書籍</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_Toc199409502 \h </w:instrText>
        </w:r>
        <w:r w:rsidRPr="00FC1506">
          <w:rPr>
            <w:noProof/>
            <w:webHidden/>
            <w:sz w:val="24"/>
            <w:szCs w:val="24"/>
          </w:rPr>
        </w:r>
        <w:r w:rsidRPr="00FC1506">
          <w:rPr>
            <w:noProof/>
            <w:webHidden/>
            <w:sz w:val="24"/>
            <w:szCs w:val="24"/>
          </w:rPr>
          <w:fldChar w:fldCharType="separate"/>
        </w:r>
        <w:r w:rsidR="008C4CEC">
          <w:rPr>
            <w:noProof/>
            <w:webHidden/>
            <w:sz w:val="24"/>
            <w:szCs w:val="24"/>
          </w:rPr>
          <w:t>13</w:t>
        </w:r>
        <w:r w:rsidRPr="00FC1506">
          <w:rPr>
            <w:noProof/>
            <w:webHidden/>
            <w:sz w:val="24"/>
            <w:szCs w:val="24"/>
          </w:rPr>
          <w:fldChar w:fldCharType="end"/>
        </w:r>
      </w:hyperlink>
    </w:p>
    <w:p w14:paraId="4C1C34C6" w14:textId="740C0FBE" w:rsidR="009B1826" w:rsidRPr="00FC1506" w:rsidRDefault="009B1826" w:rsidP="00FC1506">
      <w:pPr>
        <w:pStyle w:val="aff1"/>
        <w:tabs>
          <w:tab w:val="right" w:leader="dot" w:pos="8302"/>
        </w:tabs>
        <w:spacing w:line="360" w:lineRule="auto"/>
        <w:ind w:left="1680" w:hanging="560"/>
        <w:rPr>
          <w:noProof/>
          <w:sz w:val="24"/>
          <w:szCs w:val="24"/>
        </w:rPr>
      </w:pPr>
      <w:hyperlink w:anchor="_Toc199409503" w:history="1">
        <w:r w:rsidRPr="00FC1506">
          <w:rPr>
            <w:rStyle w:val="ab"/>
            <w:rFonts w:hint="eastAsia"/>
            <w:noProof/>
            <w:sz w:val="24"/>
            <w:szCs w:val="24"/>
          </w:rPr>
          <w:t>表</w:t>
        </w:r>
        <w:r w:rsidRPr="00FC1506">
          <w:rPr>
            <w:rStyle w:val="ab"/>
            <w:noProof/>
            <w:sz w:val="24"/>
            <w:szCs w:val="24"/>
          </w:rPr>
          <w:t xml:space="preserve"> 6</w:t>
        </w:r>
        <w:r w:rsidR="00C11B8A" w:rsidRPr="00C11B8A">
          <w:rPr>
            <w:rStyle w:val="ab"/>
            <w:noProof/>
            <w:sz w:val="24"/>
            <w:szCs w:val="24"/>
          </w:rPr>
          <w:t>：</w:t>
        </w:r>
        <w:r w:rsidRPr="00FC1506">
          <w:rPr>
            <w:rStyle w:val="ab"/>
            <w:rFonts w:hint="eastAsia"/>
            <w:noProof/>
            <w:sz w:val="24"/>
            <w:szCs w:val="24"/>
          </w:rPr>
          <w:t>功能需求－買家</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_Toc199409503 \h </w:instrText>
        </w:r>
        <w:r w:rsidRPr="00FC1506">
          <w:rPr>
            <w:noProof/>
            <w:webHidden/>
            <w:sz w:val="24"/>
            <w:szCs w:val="24"/>
          </w:rPr>
        </w:r>
        <w:r w:rsidRPr="00FC1506">
          <w:rPr>
            <w:noProof/>
            <w:webHidden/>
            <w:sz w:val="24"/>
            <w:szCs w:val="24"/>
          </w:rPr>
          <w:fldChar w:fldCharType="separate"/>
        </w:r>
        <w:r w:rsidR="008C4CEC">
          <w:rPr>
            <w:noProof/>
            <w:webHidden/>
            <w:sz w:val="24"/>
            <w:szCs w:val="24"/>
          </w:rPr>
          <w:t>14</w:t>
        </w:r>
        <w:r w:rsidRPr="00FC1506">
          <w:rPr>
            <w:noProof/>
            <w:webHidden/>
            <w:sz w:val="24"/>
            <w:szCs w:val="24"/>
          </w:rPr>
          <w:fldChar w:fldCharType="end"/>
        </w:r>
      </w:hyperlink>
    </w:p>
    <w:p w14:paraId="71216831" w14:textId="3140443F" w:rsidR="009B1826" w:rsidRPr="00FC1506" w:rsidRDefault="009B1826" w:rsidP="00FC1506">
      <w:pPr>
        <w:pStyle w:val="aff1"/>
        <w:tabs>
          <w:tab w:val="right" w:leader="dot" w:pos="8302"/>
        </w:tabs>
        <w:spacing w:line="360" w:lineRule="auto"/>
        <w:ind w:left="1680" w:hanging="560"/>
        <w:rPr>
          <w:noProof/>
          <w:sz w:val="24"/>
          <w:szCs w:val="24"/>
        </w:rPr>
      </w:pPr>
      <w:hyperlink w:anchor="_Toc199409504" w:history="1">
        <w:r w:rsidRPr="00FC1506">
          <w:rPr>
            <w:rStyle w:val="ab"/>
            <w:rFonts w:ascii="新細明體" w:hAnsi="新細明體" w:hint="eastAsia"/>
            <w:noProof/>
            <w:sz w:val="24"/>
            <w:szCs w:val="24"/>
          </w:rPr>
          <w:t>表</w:t>
        </w:r>
        <w:r w:rsidRPr="00FC1506">
          <w:rPr>
            <w:rStyle w:val="ab"/>
            <w:rFonts w:ascii="Times New Roman Uni" w:eastAsia="Times New Roman Uni" w:hAnsi="Times New Roman Uni" w:cs="Times New Roman Uni"/>
            <w:noProof/>
            <w:sz w:val="24"/>
            <w:szCs w:val="24"/>
          </w:rPr>
          <w:t>7-1</w:t>
        </w:r>
        <w:r w:rsidRPr="00FC1506">
          <w:rPr>
            <w:rStyle w:val="ab"/>
            <w:rFonts w:ascii="新細明體" w:hAnsi="新細明體" w:hint="eastAsia"/>
            <w:noProof/>
            <w:sz w:val="24"/>
            <w:szCs w:val="24"/>
          </w:rPr>
          <w:t>：買家收藏功能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_Toc199409504 \h </w:instrText>
        </w:r>
        <w:r w:rsidRPr="00FC1506">
          <w:rPr>
            <w:noProof/>
            <w:webHidden/>
            <w:sz w:val="24"/>
            <w:szCs w:val="24"/>
          </w:rPr>
        </w:r>
        <w:r w:rsidRPr="00FC1506">
          <w:rPr>
            <w:noProof/>
            <w:webHidden/>
            <w:sz w:val="24"/>
            <w:szCs w:val="24"/>
          </w:rPr>
          <w:fldChar w:fldCharType="separate"/>
        </w:r>
        <w:r w:rsidR="008C4CEC">
          <w:rPr>
            <w:noProof/>
            <w:webHidden/>
            <w:sz w:val="24"/>
            <w:szCs w:val="24"/>
          </w:rPr>
          <w:t>15</w:t>
        </w:r>
        <w:r w:rsidRPr="00FC1506">
          <w:rPr>
            <w:noProof/>
            <w:webHidden/>
            <w:sz w:val="24"/>
            <w:szCs w:val="24"/>
          </w:rPr>
          <w:fldChar w:fldCharType="end"/>
        </w:r>
      </w:hyperlink>
    </w:p>
    <w:p w14:paraId="29A71EF5" w14:textId="1B40133C" w:rsidR="009B1826" w:rsidRPr="00FC1506" w:rsidRDefault="009B1826" w:rsidP="00FC1506">
      <w:pPr>
        <w:pStyle w:val="aff1"/>
        <w:tabs>
          <w:tab w:val="right" w:leader="dot" w:pos="8302"/>
        </w:tabs>
        <w:spacing w:line="360" w:lineRule="auto"/>
        <w:ind w:left="1680" w:hanging="560"/>
        <w:rPr>
          <w:noProof/>
          <w:sz w:val="24"/>
          <w:szCs w:val="24"/>
        </w:rPr>
      </w:pPr>
      <w:hyperlink w:anchor="_Toc199409505" w:history="1">
        <w:r w:rsidRPr="00FC1506">
          <w:rPr>
            <w:rStyle w:val="ab"/>
            <w:rFonts w:cs="Times New Roman" w:hint="eastAsia"/>
            <w:noProof/>
            <w:sz w:val="24"/>
            <w:szCs w:val="24"/>
          </w:rPr>
          <w:t>表</w:t>
        </w:r>
        <w:r w:rsidRPr="00FC1506">
          <w:rPr>
            <w:rStyle w:val="ab"/>
            <w:rFonts w:cs="Times New Roman"/>
            <w:noProof/>
            <w:sz w:val="24"/>
            <w:szCs w:val="24"/>
          </w:rPr>
          <w:t>7-2</w:t>
        </w:r>
        <w:r w:rsidRPr="00FC1506">
          <w:rPr>
            <w:rStyle w:val="ab"/>
            <w:rFonts w:cs="Times New Roman" w:hint="eastAsia"/>
            <w:noProof/>
            <w:sz w:val="24"/>
            <w:szCs w:val="24"/>
          </w:rPr>
          <w:t>：買家查詢功能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_Toc199409505 \h </w:instrText>
        </w:r>
        <w:r w:rsidRPr="00FC1506">
          <w:rPr>
            <w:noProof/>
            <w:webHidden/>
            <w:sz w:val="24"/>
            <w:szCs w:val="24"/>
          </w:rPr>
        </w:r>
        <w:r w:rsidRPr="00FC1506">
          <w:rPr>
            <w:noProof/>
            <w:webHidden/>
            <w:sz w:val="24"/>
            <w:szCs w:val="24"/>
          </w:rPr>
          <w:fldChar w:fldCharType="separate"/>
        </w:r>
        <w:r w:rsidR="008C4CEC">
          <w:rPr>
            <w:noProof/>
            <w:webHidden/>
            <w:sz w:val="24"/>
            <w:szCs w:val="24"/>
          </w:rPr>
          <w:t>16</w:t>
        </w:r>
        <w:r w:rsidRPr="00FC1506">
          <w:rPr>
            <w:noProof/>
            <w:webHidden/>
            <w:sz w:val="24"/>
            <w:szCs w:val="24"/>
          </w:rPr>
          <w:fldChar w:fldCharType="end"/>
        </w:r>
      </w:hyperlink>
    </w:p>
    <w:p w14:paraId="0B5B59ED" w14:textId="0E5D3B86" w:rsidR="009B1826" w:rsidRPr="00FC1506" w:rsidRDefault="009B1826" w:rsidP="00FC1506">
      <w:pPr>
        <w:pStyle w:val="aff1"/>
        <w:tabs>
          <w:tab w:val="right" w:leader="dot" w:pos="8302"/>
        </w:tabs>
        <w:spacing w:line="360" w:lineRule="auto"/>
        <w:ind w:left="1680" w:hanging="560"/>
        <w:rPr>
          <w:noProof/>
          <w:sz w:val="24"/>
          <w:szCs w:val="24"/>
        </w:rPr>
      </w:pPr>
      <w:hyperlink w:anchor="_Toc199409506" w:history="1">
        <w:r w:rsidRPr="00FC1506">
          <w:rPr>
            <w:rStyle w:val="ab"/>
            <w:rFonts w:cs="Times New Roman" w:hint="eastAsia"/>
            <w:noProof/>
            <w:sz w:val="24"/>
            <w:szCs w:val="24"/>
          </w:rPr>
          <w:t>表</w:t>
        </w:r>
        <w:r w:rsidRPr="00FC1506">
          <w:rPr>
            <w:rStyle w:val="ab"/>
            <w:rFonts w:cs="Times New Roman"/>
            <w:noProof/>
            <w:sz w:val="24"/>
            <w:szCs w:val="24"/>
          </w:rPr>
          <w:t>7-3</w:t>
        </w:r>
        <w:r w:rsidRPr="00FC1506">
          <w:rPr>
            <w:rStyle w:val="ab"/>
            <w:rFonts w:cs="Times New Roman" w:hint="eastAsia"/>
            <w:noProof/>
            <w:sz w:val="24"/>
            <w:szCs w:val="24"/>
          </w:rPr>
          <w:t>：買家查詢功能</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_Toc199409506 \h </w:instrText>
        </w:r>
        <w:r w:rsidRPr="00FC1506">
          <w:rPr>
            <w:noProof/>
            <w:webHidden/>
            <w:sz w:val="24"/>
            <w:szCs w:val="24"/>
          </w:rPr>
        </w:r>
        <w:r w:rsidRPr="00FC1506">
          <w:rPr>
            <w:noProof/>
            <w:webHidden/>
            <w:sz w:val="24"/>
            <w:szCs w:val="24"/>
          </w:rPr>
          <w:fldChar w:fldCharType="separate"/>
        </w:r>
        <w:r w:rsidR="008C4CEC">
          <w:rPr>
            <w:noProof/>
            <w:webHidden/>
            <w:sz w:val="24"/>
            <w:szCs w:val="24"/>
          </w:rPr>
          <w:t>17</w:t>
        </w:r>
        <w:r w:rsidRPr="00FC1506">
          <w:rPr>
            <w:noProof/>
            <w:webHidden/>
            <w:sz w:val="24"/>
            <w:szCs w:val="24"/>
          </w:rPr>
          <w:fldChar w:fldCharType="end"/>
        </w:r>
      </w:hyperlink>
    </w:p>
    <w:p w14:paraId="4A95800F" w14:textId="5725B920" w:rsidR="009B1826" w:rsidRPr="00FC1506" w:rsidRDefault="009B1826" w:rsidP="00FC1506">
      <w:pPr>
        <w:pStyle w:val="aff1"/>
        <w:tabs>
          <w:tab w:val="right" w:leader="dot" w:pos="8302"/>
        </w:tabs>
        <w:spacing w:line="360" w:lineRule="auto"/>
        <w:ind w:left="1680" w:hanging="560"/>
        <w:rPr>
          <w:noProof/>
          <w:sz w:val="24"/>
          <w:szCs w:val="24"/>
        </w:rPr>
      </w:pPr>
      <w:hyperlink w:anchor="_Toc199409507" w:history="1">
        <w:r w:rsidRPr="00FC1506">
          <w:rPr>
            <w:rStyle w:val="ab"/>
            <w:rFonts w:hint="eastAsia"/>
            <w:noProof/>
            <w:sz w:val="24"/>
            <w:szCs w:val="24"/>
          </w:rPr>
          <w:t>表</w:t>
        </w:r>
        <w:r w:rsidRPr="00FC1506">
          <w:rPr>
            <w:rStyle w:val="ab"/>
            <w:noProof/>
            <w:sz w:val="24"/>
            <w:szCs w:val="24"/>
          </w:rPr>
          <w:t xml:space="preserve"> 8</w:t>
        </w:r>
        <w:r w:rsidR="00C11B8A" w:rsidRPr="00C11B8A">
          <w:rPr>
            <w:rStyle w:val="ab"/>
            <w:noProof/>
            <w:sz w:val="24"/>
            <w:szCs w:val="24"/>
          </w:rPr>
          <w:t>：</w:t>
        </w:r>
        <w:r w:rsidRPr="00FC1506">
          <w:rPr>
            <w:rStyle w:val="ab"/>
            <w:rFonts w:hint="eastAsia"/>
            <w:noProof/>
            <w:sz w:val="24"/>
            <w:szCs w:val="24"/>
          </w:rPr>
          <w:t>功能需求－管理員</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_Toc199409507 \h </w:instrText>
        </w:r>
        <w:r w:rsidRPr="00FC1506">
          <w:rPr>
            <w:noProof/>
            <w:webHidden/>
            <w:sz w:val="24"/>
            <w:szCs w:val="24"/>
          </w:rPr>
        </w:r>
        <w:r w:rsidRPr="00FC1506">
          <w:rPr>
            <w:noProof/>
            <w:webHidden/>
            <w:sz w:val="24"/>
            <w:szCs w:val="24"/>
          </w:rPr>
          <w:fldChar w:fldCharType="separate"/>
        </w:r>
        <w:r w:rsidR="008C4CEC">
          <w:rPr>
            <w:noProof/>
            <w:webHidden/>
            <w:sz w:val="24"/>
            <w:szCs w:val="24"/>
          </w:rPr>
          <w:t>18</w:t>
        </w:r>
        <w:r w:rsidRPr="00FC1506">
          <w:rPr>
            <w:noProof/>
            <w:webHidden/>
            <w:sz w:val="24"/>
            <w:szCs w:val="24"/>
          </w:rPr>
          <w:fldChar w:fldCharType="end"/>
        </w:r>
      </w:hyperlink>
    </w:p>
    <w:p w14:paraId="645EAAAB" w14:textId="08846949" w:rsidR="009B1826" w:rsidRPr="00FC1506" w:rsidRDefault="009B1826" w:rsidP="00FC1506">
      <w:pPr>
        <w:pStyle w:val="aff1"/>
        <w:tabs>
          <w:tab w:val="right" w:leader="dot" w:pos="8302"/>
        </w:tabs>
        <w:spacing w:line="360" w:lineRule="auto"/>
        <w:ind w:left="1680" w:hanging="560"/>
        <w:rPr>
          <w:noProof/>
          <w:sz w:val="24"/>
          <w:szCs w:val="24"/>
        </w:rPr>
      </w:pPr>
      <w:hyperlink w:anchor="_Toc199409508" w:history="1">
        <w:r w:rsidRPr="00FC1506">
          <w:rPr>
            <w:rStyle w:val="ab"/>
            <w:rFonts w:cs="Times New Roman" w:hint="eastAsia"/>
            <w:noProof/>
            <w:sz w:val="24"/>
            <w:szCs w:val="24"/>
          </w:rPr>
          <w:t>表</w:t>
        </w:r>
        <w:r w:rsidRPr="00FC1506">
          <w:rPr>
            <w:rStyle w:val="ab"/>
            <w:rFonts w:cs="Times New Roman"/>
            <w:noProof/>
            <w:sz w:val="24"/>
            <w:szCs w:val="24"/>
          </w:rPr>
          <w:t>9-1</w:t>
        </w:r>
        <w:r w:rsidRPr="00FC1506">
          <w:rPr>
            <w:rStyle w:val="ab"/>
            <w:rFonts w:cs="Times New Roman" w:hint="eastAsia"/>
            <w:noProof/>
            <w:sz w:val="24"/>
            <w:szCs w:val="24"/>
          </w:rPr>
          <w:t>：回饋表單與系統公告</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_Toc199409508 \h </w:instrText>
        </w:r>
        <w:r w:rsidRPr="00FC1506">
          <w:rPr>
            <w:noProof/>
            <w:webHidden/>
            <w:sz w:val="24"/>
            <w:szCs w:val="24"/>
          </w:rPr>
        </w:r>
        <w:r w:rsidRPr="00FC1506">
          <w:rPr>
            <w:noProof/>
            <w:webHidden/>
            <w:sz w:val="24"/>
            <w:szCs w:val="24"/>
          </w:rPr>
          <w:fldChar w:fldCharType="separate"/>
        </w:r>
        <w:r w:rsidR="008C4CEC">
          <w:rPr>
            <w:noProof/>
            <w:webHidden/>
            <w:sz w:val="24"/>
            <w:szCs w:val="24"/>
          </w:rPr>
          <w:t>19</w:t>
        </w:r>
        <w:r w:rsidRPr="00FC1506">
          <w:rPr>
            <w:noProof/>
            <w:webHidden/>
            <w:sz w:val="24"/>
            <w:szCs w:val="24"/>
          </w:rPr>
          <w:fldChar w:fldCharType="end"/>
        </w:r>
      </w:hyperlink>
    </w:p>
    <w:p w14:paraId="1EC65F8E" w14:textId="3B62E83C" w:rsidR="009B1826" w:rsidRPr="00FC1506" w:rsidRDefault="009B1826" w:rsidP="00FC1506">
      <w:pPr>
        <w:pStyle w:val="aff1"/>
        <w:tabs>
          <w:tab w:val="right" w:leader="dot" w:pos="8302"/>
        </w:tabs>
        <w:spacing w:line="360" w:lineRule="auto"/>
        <w:ind w:left="1680" w:hanging="560"/>
        <w:rPr>
          <w:noProof/>
          <w:sz w:val="24"/>
          <w:szCs w:val="24"/>
        </w:rPr>
      </w:pPr>
      <w:hyperlink w:anchor="_Toc199409509" w:history="1">
        <w:r w:rsidRPr="00FC1506">
          <w:rPr>
            <w:rStyle w:val="ab"/>
            <w:rFonts w:cs="Times New Roman" w:hint="eastAsia"/>
            <w:noProof/>
            <w:sz w:val="24"/>
            <w:szCs w:val="24"/>
          </w:rPr>
          <w:t>表</w:t>
        </w:r>
        <w:r w:rsidRPr="00FC1506">
          <w:rPr>
            <w:rStyle w:val="ab"/>
            <w:rFonts w:cs="Times New Roman"/>
            <w:noProof/>
            <w:sz w:val="24"/>
            <w:szCs w:val="24"/>
          </w:rPr>
          <w:t>9-2</w:t>
        </w:r>
        <w:r w:rsidRPr="00FC1506">
          <w:rPr>
            <w:rStyle w:val="ab"/>
            <w:rFonts w:cs="Times New Roman" w:hint="eastAsia"/>
            <w:noProof/>
            <w:sz w:val="24"/>
            <w:szCs w:val="24"/>
          </w:rPr>
          <w:t>：上架書籍、更新書籍狀態</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_Toc199409509 \h </w:instrText>
        </w:r>
        <w:r w:rsidRPr="00FC1506">
          <w:rPr>
            <w:noProof/>
            <w:webHidden/>
            <w:sz w:val="24"/>
            <w:szCs w:val="24"/>
          </w:rPr>
        </w:r>
        <w:r w:rsidRPr="00FC1506">
          <w:rPr>
            <w:noProof/>
            <w:webHidden/>
            <w:sz w:val="24"/>
            <w:szCs w:val="24"/>
          </w:rPr>
          <w:fldChar w:fldCharType="separate"/>
        </w:r>
        <w:r w:rsidR="008C4CEC">
          <w:rPr>
            <w:noProof/>
            <w:webHidden/>
            <w:sz w:val="24"/>
            <w:szCs w:val="24"/>
          </w:rPr>
          <w:t>20</w:t>
        </w:r>
        <w:r w:rsidRPr="00FC1506">
          <w:rPr>
            <w:noProof/>
            <w:webHidden/>
            <w:sz w:val="24"/>
            <w:szCs w:val="24"/>
          </w:rPr>
          <w:fldChar w:fldCharType="end"/>
        </w:r>
      </w:hyperlink>
    </w:p>
    <w:p w14:paraId="3B4C809C" w14:textId="6D226B11" w:rsidR="009B1826" w:rsidRPr="00FC1506" w:rsidRDefault="009B1826" w:rsidP="00FC1506">
      <w:pPr>
        <w:pStyle w:val="aff1"/>
        <w:tabs>
          <w:tab w:val="right" w:leader="dot" w:pos="8302"/>
        </w:tabs>
        <w:spacing w:line="360" w:lineRule="auto"/>
        <w:ind w:left="1680" w:hanging="560"/>
        <w:rPr>
          <w:noProof/>
          <w:sz w:val="24"/>
          <w:szCs w:val="24"/>
        </w:rPr>
      </w:pPr>
      <w:hyperlink w:anchor="_Toc199409510" w:history="1">
        <w:r w:rsidRPr="00FC1506">
          <w:rPr>
            <w:rStyle w:val="ab"/>
            <w:rFonts w:cs="Times New Roman" w:hint="eastAsia"/>
            <w:noProof/>
            <w:sz w:val="24"/>
            <w:szCs w:val="24"/>
          </w:rPr>
          <w:t>表</w:t>
        </w:r>
        <w:r w:rsidRPr="00FC1506">
          <w:rPr>
            <w:rStyle w:val="ab"/>
            <w:rFonts w:cs="Times New Roman"/>
            <w:noProof/>
            <w:sz w:val="24"/>
            <w:szCs w:val="24"/>
          </w:rPr>
          <w:t>9-3</w:t>
        </w:r>
        <w:r w:rsidRPr="00FC1506">
          <w:rPr>
            <w:rStyle w:val="ab"/>
            <w:rFonts w:cs="Times New Roman" w:hint="eastAsia"/>
            <w:noProof/>
            <w:sz w:val="24"/>
            <w:szCs w:val="24"/>
          </w:rPr>
          <w:t>：註冊、登入、登出</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_Toc199409510 \h </w:instrText>
        </w:r>
        <w:r w:rsidRPr="00FC1506">
          <w:rPr>
            <w:noProof/>
            <w:webHidden/>
            <w:sz w:val="24"/>
            <w:szCs w:val="24"/>
          </w:rPr>
        </w:r>
        <w:r w:rsidRPr="00FC1506">
          <w:rPr>
            <w:noProof/>
            <w:webHidden/>
            <w:sz w:val="24"/>
            <w:szCs w:val="24"/>
          </w:rPr>
          <w:fldChar w:fldCharType="separate"/>
        </w:r>
        <w:r w:rsidR="008C4CEC">
          <w:rPr>
            <w:noProof/>
            <w:webHidden/>
            <w:sz w:val="24"/>
            <w:szCs w:val="24"/>
          </w:rPr>
          <w:t>21</w:t>
        </w:r>
        <w:r w:rsidRPr="00FC1506">
          <w:rPr>
            <w:noProof/>
            <w:webHidden/>
            <w:sz w:val="24"/>
            <w:szCs w:val="24"/>
          </w:rPr>
          <w:fldChar w:fldCharType="end"/>
        </w:r>
      </w:hyperlink>
    </w:p>
    <w:p w14:paraId="00EEB917" w14:textId="5D3BEB79" w:rsidR="009B1826" w:rsidRPr="00FC1506" w:rsidRDefault="009B1826" w:rsidP="00FC1506">
      <w:pPr>
        <w:pStyle w:val="aff1"/>
        <w:tabs>
          <w:tab w:val="right" w:leader="dot" w:pos="8302"/>
        </w:tabs>
        <w:spacing w:line="360" w:lineRule="auto"/>
        <w:ind w:left="1680" w:hanging="560"/>
        <w:rPr>
          <w:noProof/>
          <w:sz w:val="24"/>
          <w:szCs w:val="24"/>
        </w:rPr>
      </w:pPr>
      <w:hyperlink w:anchor="_Toc199409511" w:history="1">
        <w:r w:rsidRPr="00FC1506">
          <w:rPr>
            <w:rStyle w:val="ab"/>
            <w:rFonts w:cs="Times New Roman" w:hint="eastAsia"/>
            <w:noProof/>
            <w:sz w:val="24"/>
            <w:szCs w:val="24"/>
          </w:rPr>
          <w:t>表</w:t>
        </w:r>
        <w:r w:rsidRPr="00FC1506">
          <w:rPr>
            <w:rStyle w:val="ab"/>
            <w:rFonts w:cs="Times New Roman"/>
            <w:noProof/>
            <w:sz w:val="24"/>
            <w:szCs w:val="24"/>
          </w:rPr>
          <w:t>10</w:t>
        </w:r>
        <w:r w:rsidR="00C11B8A" w:rsidRPr="00C11B8A">
          <w:rPr>
            <w:rStyle w:val="ab"/>
            <w:rFonts w:cs="Times New Roman"/>
            <w:noProof/>
            <w:sz w:val="24"/>
            <w:szCs w:val="24"/>
          </w:rPr>
          <w:t>：</w:t>
        </w:r>
        <w:r w:rsidRPr="00FC1506">
          <w:rPr>
            <w:rStyle w:val="ab"/>
            <w:rFonts w:cs="Times New Roman" w:hint="eastAsia"/>
            <w:noProof/>
            <w:sz w:val="24"/>
            <w:szCs w:val="24"/>
          </w:rPr>
          <w:t>系統資料表清單</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_Toc199409511 \h </w:instrText>
        </w:r>
        <w:r w:rsidRPr="00FC1506">
          <w:rPr>
            <w:noProof/>
            <w:webHidden/>
            <w:sz w:val="24"/>
            <w:szCs w:val="24"/>
          </w:rPr>
        </w:r>
        <w:r w:rsidRPr="00FC1506">
          <w:rPr>
            <w:noProof/>
            <w:webHidden/>
            <w:sz w:val="24"/>
            <w:szCs w:val="24"/>
          </w:rPr>
          <w:fldChar w:fldCharType="separate"/>
        </w:r>
        <w:r w:rsidR="008C4CEC">
          <w:rPr>
            <w:noProof/>
            <w:webHidden/>
            <w:sz w:val="24"/>
            <w:szCs w:val="24"/>
          </w:rPr>
          <w:t>22</w:t>
        </w:r>
        <w:r w:rsidRPr="00FC1506">
          <w:rPr>
            <w:noProof/>
            <w:webHidden/>
            <w:sz w:val="24"/>
            <w:szCs w:val="24"/>
          </w:rPr>
          <w:fldChar w:fldCharType="end"/>
        </w:r>
      </w:hyperlink>
    </w:p>
    <w:p w14:paraId="613F67B8" w14:textId="5EC55B8B" w:rsidR="009B1826" w:rsidRPr="00FC1506" w:rsidRDefault="009B1826" w:rsidP="00FC1506">
      <w:pPr>
        <w:pStyle w:val="aff1"/>
        <w:tabs>
          <w:tab w:val="right" w:leader="dot" w:pos="8302"/>
        </w:tabs>
        <w:spacing w:line="360" w:lineRule="auto"/>
        <w:ind w:left="1680" w:hanging="560"/>
        <w:rPr>
          <w:noProof/>
          <w:sz w:val="24"/>
          <w:szCs w:val="24"/>
        </w:rPr>
      </w:pPr>
      <w:hyperlink w:anchor="_Toc199409512" w:history="1">
        <w:r w:rsidRPr="00FC1506">
          <w:rPr>
            <w:rStyle w:val="ab"/>
            <w:rFonts w:hint="eastAsia"/>
            <w:noProof/>
            <w:sz w:val="24"/>
            <w:szCs w:val="24"/>
          </w:rPr>
          <w:t>表</w:t>
        </w:r>
        <w:r w:rsidRPr="00FC1506">
          <w:rPr>
            <w:rStyle w:val="ab"/>
            <w:noProof/>
            <w:sz w:val="24"/>
            <w:szCs w:val="24"/>
          </w:rPr>
          <w:t xml:space="preserve"> 11</w:t>
        </w:r>
        <w:r w:rsidR="00C11B8A" w:rsidRPr="00C11B8A">
          <w:rPr>
            <w:rStyle w:val="ab"/>
            <w:noProof/>
            <w:sz w:val="24"/>
            <w:szCs w:val="24"/>
          </w:rPr>
          <w:t>：</w:t>
        </w:r>
        <w:r w:rsidRPr="00FC1506">
          <w:rPr>
            <w:rStyle w:val="ab"/>
            <w:rFonts w:hint="eastAsia"/>
            <w:noProof/>
            <w:sz w:val="24"/>
            <w:szCs w:val="24"/>
          </w:rPr>
          <w:t>人力規劃說明</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_Toc199409512 \h </w:instrText>
        </w:r>
        <w:r w:rsidRPr="00FC1506">
          <w:rPr>
            <w:noProof/>
            <w:webHidden/>
            <w:sz w:val="24"/>
            <w:szCs w:val="24"/>
          </w:rPr>
        </w:r>
        <w:r w:rsidRPr="00FC1506">
          <w:rPr>
            <w:noProof/>
            <w:webHidden/>
            <w:sz w:val="24"/>
            <w:szCs w:val="24"/>
          </w:rPr>
          <w:fldChar w:fldCharType="separate"/>
        </w:r>
        <w:r w:rsidR="008C4CEC">
          <w:rPr>
            <w:noProof/>
            <w:webHidden/>
            <w:sz w:val="24"/>
            <w:szCs w:val="24"/>
          </w:rPr>
          <w:t>24</w:t>
        </w:r>
        <w:r w:rsidRPr="00FC1506">
          <w:rPr>
            <w:noProof/>
            <w:webHidden/>
            <w:sz w:val="24"/>
            <w:szCs w:val="24"/>
          </w:rPr>
          <w:fldChar w:fldCharType="end"/>
        </w:r>
      </w:hyperlink>
    </w:p>
    <w:p w14:paraId="587AD8CF" w14:textId="5455D47D" w:rsidR="009B1826" w:rsidRPr="00FC1506" w:rsidRDefault="009B1826" w:rsidP="00FC1506">
      <w:pPr>
        <w:pStyle w:val="aff1"/>
        <w:tabs>
          <w:tab w:val="right" w:leader="dot" w:pos="8302"/>
        </w:tabs>
        <w:spacing w:line="360" w:lineRule="auto"/>
        <w:ind w:left="1680" w:hanging="560"/>
        <w:rPr>
          <w:noProof/>
          <w:sz w:val="24"/>
          <w:szCs w:val="24"/>
        </w:rPr>
      </w:pPr>
      <w:hyperlink w:anchor="_Toc199409513" w:history="1">
        <w:r w:rsidRPr="00FC1506">
          <w:rPr>
            <w:rStyle w:val="ab"/>
            <w:rFonts w:hint="eastAsia"/>
            <w:noProof/>
            <w:sz w:val="24"/>
            <w:szCs w:val="24"/>
          </w:rPr>
          <w:t>表</w:t>
        </w:r>
        <w:r w:rsidRPr="00FC1506">
          <w:rPr>
            <w:rStyle w:val="ab"/>
            <w:noProof/>
            <w:sz w:val="24"/>
            <w:szCs w:val="24"/>
          </w:rPr>
          <w:t>12</w:t>
        </w:r>
        <w:r w:rsidR="00C11B8A" w:rsidRPr="00C11B8A">
          <w:rPr>
            <w:rStyle w:val="ab"/>
            <w:noProof/>
            <w:sz w:val="24"/>
            <w:szCs w:val="24"/>
          </w:rPr>
          <w:t>：</w:t>
        </w:r>
        <w:r w:rsidRPr="00FC1506">
          <w:rPr>
            <w:rStyle w:val="ab"/>
            <w:rFonts w:hint="eastAsia"/>
            <w:noProof/>
            <w:sz w:val="24"/>
            <w:szCs w:val="24"/>
          </w:rPr>
          <w:t>資料型態對應</w:t>
        </w:r>
        <w:r w:rsidRPr="00FC1506">
          <w:rPr>
            <w:noProof/>
            <w:webHidden/>
            <w:sz w:val="24"/>
            <w:szCs w:val="24"/>
          </w:rPr>
          <w:tab/>
        </w:r>
        <w:r w:rsidRPr="00FC1506">
          <w:rPr>
            <w:noProof/>
            <w:webHidden/>
            <w:sz w:val="24"/>
            <w:szCs w:val="24"/>
          </w:rPr>
          <w:fldChar w:fldCharType="begin"/>
        </w:r>
        <w:r w:rsidRPr="00FC1506">
          <w:rPr>
            <w:noProof/>
            <w:webHidden/>
            <w:sz w:val="24"/>
            <w:szCs w:val="24"/>
          </w:rPr>
          <w:instrText xml:space="preserve"> PAGEREF _Toc199409513 \h </w:instrText>
        </w:r>
        <w:r w:rsidRPr="00FC1506">
          <w:rPr>
            <w:noProof/>
            <w:webHidden/>
            <w:sz w:val="24"/>
            <w:szCs w:val="24"/>
          </w:rPr>
        </w:r>
        <w:r w:rsidRPr="00FC1506">
          <w:rPr>
            <w:noProof/>
            <w:webHidden/>
            <w:sz w:val="24"/>
            <w:szCs w:val="24"/>
          </w:rPr>
          <w:fldChar w:fldCharType="separate"/>
        </w:r>
        <w:r w:rsidR="008C4CEC">
          <w:rPr>
            <w:noProof/>
            <w:webHidden/>
            <w:sz w:val="24"/>
            <w:szCs w:val="24"/>
          </w:rPr>
          <w:t>28</w:t>
        </w:r>
        <w:r w:rsidRPr="00FC1506">
          <w:rPr>
            <w:noProof/>
            <w:webHidden/>
            <w:sz w:val="24"/>
            <w:szCs w:val="24"/>
          </w:rPr>
          <w:fldChar w:fldCharType="end"/>
        </w:r>
      </w:hyperlink>
    </w:p>
    <w:p w14:paraId="347CB449" w14:textId="6036037B" w:rsidR="00282F0E" w:rsidRPr="00FC1506" w:rsidRDefault="00376934" w:rsidP="00FC1506">
      <w:pPr>
        <w:spacing w:line="360" w:lineRule="auto"/>
        <w:ind w:leftChars="0" w:left="-479" w:hanging="1"/>
        <w:rPr>
          <w:rFonts w:ascii="Times New Roman" w:hAnsi="Times New Roman" w:cs="Times New Roman"/>
          <w:sz w:val="24"/>
          <w:szCs w:val="24"/>
        </w:rPr>
      </w:pPr>
      <w:r w:rsidRPr="00FC1506">
        <w:rPr>
          <w:rFonts w:ascii="Times New Roman" w:eastAsia="新細明體" w:hAnsi="Times New Roman" w:cs="Times New Roman"/>
          <w:sz w:val="24"/>
          <w:szCs w:val="24"/>
        </w:rPr>
        <w:fldChar w:fldCharType="end"/>
      </w:r>
    </w:p>
    <w:p w14:paraId="7E59758A" w14:textId="77777777" w:rsidR="000C09DA" w:rsidRPr="0034463A" w:rsidRDefault="000C09DA" w:rsidP="00022E43">
      <w:pPr>
        <w:pStyle w:val="1"/>
        <w:sectPr w:rsidR="000C09DA" w:rsidRPr="0034463A" w:rsidSect="006F5091">
          <w:pgSz w:w="11906" w:h="16838"/>
          <w:pgMar w:top="1440" w:right="1797" w:bottom="1440" w:left="1797" w:header="851" w:footer="992" w:gutter="0"/>
          <w:pgNumType w:start="0"/>
          <w:cols w:space="425"/>
          <w:titlePg/>
          <w:docGrid w:type="lines" w:linePitch="360"/>
        </w:sectPr>
      </w:pPr>
      <w:bookmarkStart w:id="10" w:name="_Toc134262583"/>
      <w:bookmarkStart w:id="11" w:name="_Hlk134285619"/>
    </w:p>
    <w:p w14:paraId="24933EDE" w14:textId="12580CA8" w:rsidR="00994F76" w:rsidRPr="0034463A" w:rsidRDefault="00994F76" w:rsidP="00022E43">
      <w:pPr>
        <w:pStyle w:val="1"/>
      </w:pPr>
      <w:bookmarkStart w:id="12" w:name="_Toc199885097"/>
      <w:r w:rsidRPr="0034463A">
        <w:rPr>
          <w:rFonts w:hint="eastAsia"/>
        </w:rPr>
        <w:lastRenderedPageBreak/>
        <w:t>前言</w:t>
      </w:r>
      <w:bookmarkEnd w:id="10"/>
      <w:bookmarkEnd w:id="12"/>
    </w:p>
    <w:p w14:paraId="315C00C6" w14:textId="7BAC910C" w:rsidR="00124967" w:rsidRPr="0034463A" w:rsidRDefault="00124967" w:rsidP="00124967">
      <w:pPr>
        <w:pStyle w:val="1-"/>
        <w:kinsoku w:val="0"/>
        <w:overflowPunct w:val="0"/>
        <w:spacing w:line="360" w:lineRule="auto"/>
        <w:ind w:leftChars="0" w:left="0" w:firstLineChars="200" w:firstLine="480"/>
        <w:jc w:val="both"/>
        <w:rPr>
          <w:rFonts w:ascii="Times New Roman" w:hAnsi="Times New Roman" w:cs="Times New Roman"/>
        </w:rPr>
      </w:pPr>
      <w:r w:rsidRPr="0034463A">
        <w:rPr>
          <w:rFonts w:ascii="Times New Roman" w:hAnsi="Times New Roman" w:cs="Times New Roman" w:hint="eastAsia"/>
        </w:rPr>
        <w:t>目前北護學生主要透過</w:t>
      </w:r>
      <w:r w:rsidRPr="0034463A">
        <w:rPr>
          <w:rFonts w:ascii="Times New Roman" w:hAnsi="Times New Roman" w:cs="Times New Roman" w:hint="eastAsia"/>
        </w:rPr>
        <w:t>LINE</w:t>
      </w:r>
      <w:r w:rsidRPr="0034463A">
        <w:rPr>
          <w:rFonts w:ascii="Times New Roman" w:hAnsi="Times New Roman" w:cs="Times New Roman" w:hint="eastAsia"/>
        </w:rPr>
        <w:t>社群進行二手書交易，但這種方式存在諸多問題：訊息雜亂導致搜尋困難、缺乏有效的分類篩選功能、買賣雙方溝通效率低落，且無身分驗證機制存在交易風險，加上書籍資訊不夠透明統一，影響交易品質。</w:t>
      </w:r>
    </w:p>
    <w:p w14:paraId="408AC9D4" w14:textId="3439984E" w:rsidR="004C26E1" w:rsidRPr="0034463A" w:rsidRDefault="00124967" w:rsidP="00B47C59">
      <w:pPr>
        <w:pStyle w:val="1-"/>
        <w:kinsoku w:val="0"/>
        <w:overflowPunct w:val="0"/>
        <w:spacing w:line="360" w:lineRule="auto"/>
        <w:ind w:leftChars="0" w:left="0" w:firstLineChars="200" w:firstLine="480"/>
        <w:jc w:val="both"/>
        <w:rPr>
          <w:rFonts w:ascii="Times New Roman" w:hAnsi="Times New Roman" w:cs="Times New Roman"/>
        </w:rPr>
      </w:pPr>
      <w:r w:rsidRPr="0034463A">
        <w:rPr>
          <w:rFonts w:ascii="Times New Roman" w:hAnsi="Times New Roman" w:cs="Times New Roman" w:hint="eastAsia"/>
        </w:rPr>
        <w:t>為了改善這些問題，我們開發了北護二手書交易平台，提供學生一個更安全、便利的交易環境。平台具備完整的書籍上架與搜尋功能，讓賣家能輕鬆管理商品，買家也能快速找到所需書籍，打造更有效率的二手書交易體驗。</w:t>
      </w:r>
    </w:p>
    <w:p w14:paraId="03CB83F5" w14:textId="5E482E2E" w:rsidR="00437656" w:rsidRPr="0034463A" w:rsidRDefault="00437656" w:rsidP="00D1413A">
      <w:pPr>
        <w:pStyle w:val="2"/>
      </w:pPr>
      <w:bookmarkStart w:id="13" w:name="_Toc134262584"/>
      <w:bookmarkStart w:id="14" w:name="_Toc199885098"/>
      <w:r w:rsidRPr="0034463A">
        <w:rPr>
          <w:rFonts w:hint="eastAsia"/>
        </w:rPr>
        <w:t>系統</w:t>
      </w:r>
      <w:r w:rsidR="008811C3" w:rsidRPr="0034463A">
        <w:rPr>
          <w:rFonts w:hint="eastAsia"/>
        </w:rPr>
        <w:t>簡介</w:t>
      </w:r>
      <w:bookmarkEnd w:id="13"/>
      <w:bookmarkEnd w:id="14"/>
    </w:p>
    <w:p w14:paraId="6F698567" w14:textId="790E25A7" w:rsidR="008F01E2" w:rsidRPr="0034463A" w:rsidRDefault="008F01E2" w:rsidP="008F01E2">
      <w:pPr>
        <w:pStyle w:val="af7"/>
        <w:pBdr>
          <w:top w:val="none" w:sz="0" w:space="0" w:color="auto"/>
          <w:bottom w:val="none" w:sz="0" w:space="0" w:color="auto"/>
        </w:pBdr>
        <w:ind w:leftChars="0" w:left="0"/>
        <w:jc w:val="both"/>
        <w:rPr>
          <w:rFonts w:ascii="Times New Roman" w:hAnsi="Times New Roman" w:cs="Times New Roman"/>
        </w:rPr>
      </w:pPr>
      <w:bookmarkStart w:id="15" w:name="_Hlk165183505"/>
      <w:r>
        <w:rPr>
          <w:rFonts w:ascii="Times New Roman" w:hAnsi="Times New Roman" w:cs="Times New Roman" w:hint="eastAsia"/>
          <w:b w:val="0"/>
          <w:color w:val="000000" w:themeColor="text1"/>
        </w:rPr>
        <w:t xml:space="preserve">    </w:t>
      </w:r>
      <w:r w:rsidRPr="0034463A">
        <w:rPr>
          <w:rFonts w:ascii="Times New Roman" w:hAnsi="Times New Roman" w:cs="Times New Roman" w:hint="eastAsia"/>
          <w:b w:val="0"/>
          <w:color w:val="000000" w:themeColor="text1"/>
        </w:rPr>
        <w:t>北護二手書交易平台（</w:t>
      </w:r>
      <w:r w:rsidRPr="0034463A">
        <w:rPr>
          <w:rFonts w:ascii="Times New Roman" w:hAnsi="Times New Roman" w:cs="Times New Roman" w:hint="eastAsia"/>
          <w:b w:val="0"/>
          <w:color w:val="000000" w:themeColor="text1"/>
        </w:rPr>
        <w:t>Beihu Second-hand Books Website</w:t>
      </w:r>
      <w:r w:rsidRPr="0034463A">
        <w:rPr>
          <w:rFonts w:ascii="Times New Roman" w:hAnsi="Times New Roman" w:cs="Times New Roman" w:hint="eastAsia"/>
          <w:b w:val="0"/>
          <w:color w:val="000000" w:themeColor="text1"/>
        </w:rPr>
        <w:t>）。</w:t>
      </w:r>
      <w:r w:rsidRPr="0034463A">
        <w:rPr>
          <w:rFonts w:ascii="Times New Roman" w:hAnsi="Times New Roman" w:cs="Times New Roman"/>
          <w:b w:val="0"/>
          <w:color w:val="000000" w:themeColor="text1"/>
        </w:rPr>
        <w:br/>
      </w:r>
      <w:r w:rsidRPr="0034463A">
        <w:rPr>
          <w:rFonts w:ascii="Times New Roman" w:hAnsi="Times New Roman" w:cs="Times New Roman" w:hint="eastAsia"/>
          <w:b w:val="0"/>
          <w:color w:val="000000" w:themeColor="text1"/>
        </w:rPr>
        <w:t>北護二手書交易平台是專為北護學生設計的線上二手書交易系統，提供賣家上架書籍、買家搜尋購買的完整功能。目前北護學生多透過</w:t>
      </w:r>
      <w:r w:rsidRPr="0034463A">
        <w:rPr>
          <w:rFonts w:ascii="Times New Roman" w:hAnsi="Times New Roman" w:cs="Times New Roman" w:hint="eastAsia"/>
          <w:b w:val="0"/>
          <w:color w:val="000000" w:themeColor="text1"/>
        </w:rPr>
        <w:t>Line</w:t>
      </w:r>
      <w:r w:rsidRPr="0034463A">
        <w:rPr>
          <w:rFonts w:ascii="Times New Roman" w:hAnsi="Times New Roman" w:cs="Times New Roman" w:hint="eastAsia"/>
          <w:b w:val="0"/>
          <w:color w:val="000000" w:themeColor="text1"/>
        </w:rPr>
        <w:t>社群進行二手書交易，但存在訊息混亂、搜尋不便、溝通效率低等問題。相較之下，使用專門的二手書交易平台能提供更有序的分類管理、清晰的交易流程，以及更便利的買賣雙方溝通環境，讓學生享受更流暢的交易體驗。</w:t>
      </w:r>
    </w:p>
    <w:p w14:paraId="33393ED0" w14:textId="6B690F1C" w:rsidR="00437656" w:rsidRPr="0034463A" w:rsidRDefault="00437656" w:rsidP="00D1413A">
      <w:pPr>
        <w:pStyle w:val="2"/>
      </w:pPr>
      <w:bookmarkStart w:id="16" w:name="_Toc134262586"/>
      <w:bookmarkStart w:id="17" w:name="_Toc199885099"/>
      <w:bookmarkEnd w:id="15"/>
      <w:r w:rsidRPr="0034463A">
        <w:rPr>
          <w:rFonts w:hint="eastAsia"/>
        </w:rPr>
        <w:t>系統</w:t>
      </w:r>
      <w:r w:rsidR="00446E2F" w:rsidRPr="0034463A">
        <w:rPr>
          <w:rFonts w:hint="eastAsia"/>
        </w:rPr>
        <w:t>目</w:t>
      </w:r>
      <w:r w:rsidR="00994F76" w:rsidRPr="0034463A">
        <w:rPr>
          <w:rFonts w:hint="eastAsia"/>
        </w:rPr>
        <w:t>標</w:t>
      </w:r>
      <w:bookmarkEnd w:id="16"/>
      <w:bookmarkEnd w:id="17"/>
    </w:p>
    <w:p w14:paraId="3CF7FE1F" w14:textId="02F3AD49" w:rsidR="00431C7D" w:rsidRPr="0034463A" w:rsidRDefault="008F01E2" w:rsidP="008F01E2">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我們打造了「北護二手書交易平台」，專為北護學生設計的便捷、安全、透明的交易環境，幫助學生輕鬆出售與購買二手書，降低學習成本，提升書籍的再利用率。</w:t>
      </w:r>
    </w:p>
    <w:p w14:paraId="10DCC002" w14:textId="08CA0A5D" w:rsidR="00431C7D" w:rsidRPr="0034463A" w:rsidRDefault="008F01E2" w:rsidP="008F01E2">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1.</w:t>
      </w:r>
      <w:r w:rsidR="00431C7D" w:rsidRPr="0034463A">
        <w:rPr>
          <w:rFonts w:ascii="Times New Roman" w:hAnsi="Times New Roman" w:cs="Times New Roman" w:hint="eastAsia"/>
          <w:b w:val="0"/>
          <w:color w:val="000000" w:themeColor="text1"/>
        </w:rPr>
        <w:t>輕鬆搜尋書籍：提供關鍵字、分類篩選與</w:t>
      </w:r>
      <w:r w:rsidR="00431C7D" w:rsidRPr="0034463A">
        <w:rPr>
          <w:rFonts w:ascii="Times New Roman" w:hAnsi="Times New Roman" w:cs="Times New Roman" w:hint="eastAsia"/>
          <w:b w:val="0"/>
          <w:color w:val="000000" w:themeColor="text1"/>
        </w:rPr>
        <w:t xml:space="preserve"> ISBN </w:t>
      </w:r>
      <w:r w:rsidR="00431C7D" w:rsidRPr="0034463A">
        <w:rPr>
          <w:rFonts w:ascii="Times New Roman" w:hAnsi="Times New Roman" w:cs="Times New Roman" w:hint="eastAsia"/>
          <w:b w:val="0"/>
          <w:color w:val="000000" w:themeColor="text1"/>
        </w:rPr>
        <w:t>搜尋功能，讓買家迅速找到所需書籍。</w:t>
      </w:r>
    </w:p>
    <w:p w14:paraId="7FBED0E8" w14:textId="02252D24" w:rsidR="00431C7D" w:rsidRPr="0034463A" w:rsidRDefault="008F01E2" w:rsidP="008F01E2">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2.</w:t>
      </w:r>
      <w:r w:rsidR="00431C7D" w:rsidRPr="0034463A">
        <w:rPr>
          <w:rFonts w:ascii="Times New Roman" w:hAnsi="Times New Roman" w:cs="Times New Roman" w:hint="eastAsia"/>
          <w:b w:val="0"/>
          <w:color w:val="000000" w:themeColor="text1"/>
        </w:rPr>
        <w:t>便利的交易機制：內建即時聊天功能與通知系統，提高溝通效率，讓買賣雙方能快速協調交易。</w:t>
      </w:r>
    </w:p>
    <w:p w14:paraId="56615FB9" w14:textId="271FCBB7" w:rsidR="00431C7D" w:rsidRPr="0034463A" w:rsidRDefault="00B52BA9"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lastRenderedPageBreak/>
        <w:t xml:space="preserve">    </w:t>
      </w:r>
      <w:r w:rsidR="00431C7D" w:rsidRPr="0034463A">
        <w:rPr>
          <w:rFonts w:ascii="Times New Roman" w:hAnsi="Times New Roman" w:cs="Times New Roman" w:hint="eastAsia"/>
          <w:b w:val="0"/>
          <w:color w:val="000000" w:themeColor="text1"/>
        </w:rPr>
        <w:t>3.</w:t>
      </w:r>
      <w:r w:rsidR="00431C7D" w:rsidRPr="0034463A">
        <w:rPr>
          <w:rFonts w:ascii="Times New Roman" w:hAnsi="Times New Roman" w:cs="Times New Roman" w:hint="eastAsia"/>
          <w:b w:val="0"/>
          <w:color w:val="000000" w:themeColor="text1"/>
        </w:rPr>
        <w:t>簡單直覺的操作：賣家可輕鬆上架書籍，買家也能快速找到書籍並聯繫賣家，約定面交時間與地點，簡化整體交易流程。</w:t>
      </w:r>
    </w:p>
    <w:p w14:paraId="70A21764" w14:textId="523EB8BF" w:rsidR="00431C7D" w:rsidRPr="0034463A" w:rsidRDefault="00B52BA9"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4.</w:t>
      </w:r>
      <w:r w:rsidR="00431C7D" w:rsidRPr="0034463A">
        <w:rPr>
          <w:rFonts w:ascii="Times New Roman" w:hAnsi="Times New Roman" w:cs="Times New Roman" w:hint="eastAsia"/>
          <w:b w:val="0"/>
          <w:color w:val="000000" w:themeColor="text1"/>
        </w:rPr>
        <w:t>安全驗證機制：透過校內學生驗證，確保交易雙方皆為北護學生，避免詐騙風險，提升交易安全性。</w:t>
      </w:r>
    </w:p>
    <w:p w14:paraId="156859B5" w14:textId="4CD3E282" w:rsidR="00431C7D" w:rsidRPr="0034463A" w:rsidRDefault="00B52BA9"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5.</w:t>
      </w:r>
      <w:r w:rsidR="00431C7D" w:rsidRPr="0034463A">
        <w:rPr>
          <w:rFonts w:ascii="Times New Roman" w:hAnsi="Times New Roman" w:cs="Times New Roman" w:hint="eastAsia"/>
          <w:b w:val="0"/>
          <w:color w:val="000000" w:themeColor="text1"/>
        </w:rPr>
        <w:t>資訊透明化：賣家需填寫詳細書籍資訊並上傳圖片，讓買家更清楚書籍狀況，提升交易的透明度與可信度。</w:t>
      </w:r>
    </w:p>
    <w:p w14:paraId="5F462A53" w14:textId="3D03B702" w:rsidR="00431C7D" w:rsidRPr="0034463A" w:rsidRDefault="00B52BA9"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6.</w:t>
      </w:r>
      <w:r w:rsidR="00431C7D" w:rsidRPr="0034463A">
        <w:rPr>
          <w:rFonts w:ascii="Times New Roman" w:hAnsi="Times New Roman" w:cs="Times New Roman" w:hint="eastAsia"/>
          <w:b w:val="0"/>
          <w:color w:val="000000" w:themeColor="text1"/>
        </w:rPr>
        <w:t>促進環保與永續發展：透過書籍再利用，減少紙張浪費，推動綠色校園理念。</w:t>
      </w:r>
    </w:p>
    <w:p w14:paraId="21D2AD7D" w14:textId="7F57F515" w:rsidR="00431C7D" w:rsidRPr="0034463A" w:rsidRDefault="00B52BA9" w:rsidP="00B52BA9">
      <w:pPr>
        <w:pStyle w:val="af7"/>
        <w:pBdr>
          <w:top w:val="none" w:sz="0" w:space="0" w:color="auto"/>
          <w:bottom w:val="none" w:sz="0" w:space="0" w:color="auto"/>
        </w:pBdr>
        <w:ind w:leftChars="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願景：共建永續共享的學習環境</w:t>
      </w:r>
    </w:p>
    <w:p w14:paraId="7528E6D4" w14:textId="600ED3DF" w:rsidR="00431C7D" w:rsidRPr="0034463A" w:rsidRDefault="00B52BA9"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Pr>
          <w:rFonts w:ascii="Times New Roman" w:hAnsi="Times New Roman" w:cs="Times New Roman" w:hint="eastAsia"/>
          <w:b w:val="0"/>
          <w:color w:val="000000" w:themeColor="text1"/>
        </w:rPr>
        <w:t xml:space="preserve">    </w:t>
      </w:r>
      <w:r w:rsidR="00431C7D" w:rsidRPr="0034463A">
        <w:rPr>
          <w:rFonts w:ascii="Times New Roman" w:hAnsi="Times New Roman" w:cs="Times New Roman" w:hint="eastAsia"/>
          <w:b w:val="0"/>
          <w:color w:val="000000" w:themeColor="text1"/>
        </w:rPr>
        <w:t>隨著學期更替，學生經常需要購買新書，而舊書則閒置無用，造成資源浪費與額外開銷。我們希望透過這個平台，讓二手書交易變得更簡單、更有效率，讓每一本書都能找到新的主人，發揮最大的價值。同時，我們也期待在北護校園內建立一個永續共享的學習環境，減少浪費，讓知識的傳遞更加順暢！</w:t>
      </w:r>
    </w:p>
    <w:p w14:paraId="146CF019" w14:textId="10E5EB94" w:rsidR="00446E2F" w:rsidRPr="0034463A" w:rsidRDefault="00437656" w:rsidP="00D1413A">
      <w:pPr>
        <w:pStyle w:val="2"/>
      </w:pPr>
      <w:bookmarkStart w:id="18" w:name="_Toc134262587"/>
      <w:bookmarkStart w:id="19" w:name="_Toc199885100"/>
      <w:r w:rsidRPr="0034463A">
        <w:rPr>
          <w:rFonts w:hint="eastAsia"/>
        </w:rPr>
        <w:t>系統</w:t>
      </w:r>
      <w:r w:rsidR="00994F76" w:rsidRPr="0034463A">
        <w:rPr>
          <w:rFonts w:hint="eastAsia"/>
        </w:rPr>
        <w:t>範圍</w:t>
      </w:r>
      <w:bookmarkEnd w:id="18"/>
      <w:bookmarkEnd w:id="19"/>
    </w:p>
    <w:p w14:paraId="1346F653" w14:textId="12755254"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一、本系統</w:t>
      </w:r>
      <w:r w:rsidRPr="0034463A">
        <w:rPr>
          <w:rFonts w:ascii="Times New Roman" w:hAnsi="Times New Roman" w:cs="Times New Roman" w:hint="eastAsia"/>
          <w:b w:val="0"/>
          <w:color w:val="000000" w:themeColor="text1"/>
        </w:rPr>
        <w:t xml:space="preserve"> vs. </w:t>
      </w:r>
      <w:r w:rsidRPr="0034463A">
        <w:rPr>
          <w:rFonts w:ascii="Times New Roman" w:hAnsi="Times New Roman" w:cs="Times New Roman" w:hint="eastAsia"/>
          <w:b w:val="0"/>
          <w:color w:val="000000" w:themeColor="text1"/>
        </w:rPr>
        <w:t>買家（北護學生）</w:t>
      </w:r>
    </w:p>
    <w:p w14:paraId="2464902B"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瀏覽與搜尋書籍：買家可透過關鍵字、書籍分類或課程名稱來搜尋所需書籍，確保學生能找到與自己課程相關的教材。</w:t>
      </w:r>
    </w:p>
    <w:p w14:paraId="40FB7612"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書籍購買：買家可選擇直接下單購買書籍。交易主要以校內學生為對象，確保交易安全與便利。</w:t>
      </w:r>
    </w:p>
    <w:p w14:paraId="09ED7014"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p>
    <w:p w14:paraId="74F15314"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二、本系統</w:t>
      </w:r>
      <w:r w:rsidRPr="0034463A">
        <w:rPr>
          <w:rFonts w:ascii="Times New Roman" w:hAnsi="Times New Roman" w:cs="Times New Roman"/>
          <w:b w:val="0"/>
          <w:color w:val="000000" w:themeColor="text1"/>
        </w:rPr>
        <w:t xml:space="preserve"> </w:t>
      </w:r>
      <w:r w:rsidRPr="00841E45">
        <w:rPr>
          <w:rFonts w:ascii="Cambria Math" w:hAnsi="Cambria Math" w:cs="Cambria Math"/>
          <w:b w:val="0"/>
          <w:color w:val="000000" w:themeColor="text1"/>
        </w:rPr>
        <w:t>⇔</w:t>
      </w:r>
      <w:r w:rsidRPr="0034463A">
        <w:rPr>
          <w:rFonts w:ascii="Times New Roman" w:hAnsi="Times New Roman" w:cs="Times New Roman"/>
          <w:b w:val="0"/>
          <w:color w:val="000000" w:themeColor="text1"/>
        </w:rPr>
        <w:t xml:space="preserve"> </w:t>
      </w:r>
      <w:r w:rsidRPr="0034463A">
        <w:rPr>
          <w:rFonts w:ascii="Times New Roman" w:hAnsi="Times New Roman" w:cs="Times New Roman" w:hint="eastAsia"/>
          <w:b w:val="0"/>
          <w:color w:val="000000" w:themeColor="text1"/>
        </w:rPr>
        <w:t>賣家（北護學生）</w:t>
      </w:r>
    </w:p>
    <w:p w14:paraId="690D1FB9"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書籍上架與管理：賣家可透過系統上架二手書，填寫書籍資訊（如書名、</w:t>
      </w:r>
      <w:r w:rsidRPr="0034463A">
        <w:rPr>
          <w:rFonts w:ascii="Times New Roman" w:hAnsi="Times New Roman" w:cs="Times New Roman" w:hint="eastAsia"/>
          <w:b w:val="0"/>
          <w:color w:val="000000" w:themeColor="text1"/>
        </w:rPr>
        <w:t>ISBN</w:t>
      </w:r>
      <w:r w:rsidRPr="0034463A">
        <w:rPr>
          <w:rFonts w:ascii="Times New Roman" w:hAnsi="Times New Roman" w:cs="Times New Roman" w:hint="eastAsia"/>
          <w:b w:val="0"/>
          <w:color w:val="000000" w:themeColor="text1"/>
        </w:rPr>
        <w:t>、價格、新舊程度、封面圖片等）。</w:t>
      </w:r>
    </w:p>
    <w:p w14:paraId="3786E6FB"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只允許北護學生進行書籍販售，以維持交易平台的純粹性。</w:t>
      </w:r>
    </w:p>
    <w:p w14:paraId="4D57FECE"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lastRenderedPageBreak/>
        <w:t>訂單處理：交易主要透過面交或校內交付完成，以減少交易風險。</w:t>
      </w:r>
    </w:p>
    <w:p w14:paraId="43D6F396"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p>
    <w:p w14:paraId="284B97A9"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三、本系統</w:t>
      </w:r>
      <w:r w:rsidRPr="0034463A">
        <w:rPr>
          <w:rFonts w:ascii="Times New Roman" w:hAnsi="Times New Roman" w:cs="Times New Roman"/>
          <w:b w:val="0"/>
          <w:color w:val="000000" w:themeColor="text1"/>
        </w:rPr>
        <w:t xml:space="preserve"> </w:t>
      </w:r>
      <w:r w:rsidRPr="00841E45">
        <w:rPr>
          <w:rFonts w:ascii="Cambria Math" w:hAnsi="Cambria Math" w:cs="Cambria Math"/>
          <w:b w:val="0"/>
          <w:color w:val="000000" w:themeColor="text1"/>
        </w:rPr>
        <w:t>⇔</w:t>
      </w:r>
      <w:r w:rsidRPr="0034463A">
        <w:rPr>
          <w:rFonts w:ascii="Times New Roman" w:hAnsi="Times New Roman" w:cs="Times New Roman"/>
          <w:b w:val="0"/>
          <w:color w:val="000000" w:themeColor="text1"/>
        </w:rPr>
        <w:t xml:space="preserve"> </w:t>
      </w:r>
      <w:r w:rsidRPr="0034463A">
        <w:rPr>
          <w:rFonts w:ascii="Times New Roman" w:hAnsi="Times New Roman" w:cs="Times New Roman" w:hint="eastAsia"/>
          <w:b w:val="0"/>
          <w:color w:val="000000" w:themeColor="text1"/>
        </w:rPr>
        <w:t>管理員</w:t>
      </w:r>
    </w:p>
    <w:p w14:paraId="770603E2" w14:textId="77777777" w:rsidR="00841E45"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平台監控與交易審核：管理員可審核賣家上架的書籍資訊，確保書籍符合規範（如不得販售違禁書籍）。</w:t>
      </w:r>
    </w:p>
    <w:p w14:paraId="37F18676" w14:textId="3CCFFEF8" w:rsidR="009D7D07" w:rsidRPr="0034463A" w:rsidRDefault="00841E45" w:rsidP="00B52BA9">
      <w:pPr>
        <w:pStyle w:val="af7"/>
        <w:pBdr>
          <w:top w:val="none" w:sz="0" w:space="0" w:color="auto"/>
          <w:bottom w:val="none" w:sz="0" w:space="0" w:color="auto"/>
        </w:pBdr>
        <w:ind w:leftChars="0" w:left="0" w:right="-58"/>
        <w:jc w:val="both"/>
        <w:rPr>
          <w:rFonts w:ascii="Times New Roman" w:hAnsi="Times New Roman" w:cs="Times New Roman"/>
          <w:b w:val="0"/>
          <w:color w:val="000000" w:themeColor="text1"/>
        </w:rPr>
      </w:pPr>
      <w:r w:rsidRPr="0034463A">
        <w:rPr>
          <w:rFonts w:ascii="Times New Roman" w:hAnsi="Times New Roman" w:cs="Times New Roman" w:hint="eastAsia"/>
          <w:b w:val="0"/>
          <w:color w:val="000000" w:themeColor="text1"/>
        </w:rPr>
        <w:t>確保系統能夠滿足北護學生的實際需求，提升交易體驗。</w:t>
      </w:r>
    </w:p>
    <w:p w14:paraId="408D7BDB" w14:textId="77777777" w:rsidR="0051596B" w:rsidRPr="0034463A" w:rsidRDefault="0051596B" w:rsidP="0051596B">
      <w:pPr>
        <w:ind w:left="1680"/>
        <w:rPr>
          <w:rFonts w:ascii="Times New Roman" w:hAnsi="Times New Roman" w:cs="Times New Roman"/>
        </w:rPr>
      </w:pPr>
    </w:p>
    <w:p w14:paraId="2170EFEF" w14:textId="3CD22D3D" w:rsidR="00446E2F" w:rsidRPr="0034463A" w:rsidRDefault="00446E2F" w:rsidP="00022E43">
      <w:pPr>
        <w:pStyle w:val="1"/>
      </w:pPr>
      <w:bookmarkStart w:id="20" w:name="_Toc134262588"/>
      <w:bookmarkStart w:id="21" w:name="_Toc199885101"/>
      <w:r w:rsidRPr="0034463A">
        <w:t>系統架構</w:t>
      </w:r>
      <w:bookmarkEnd w:id="20"/>
      <w:bookmarkEnd w:id="21"/>
    </w:p>
    <w:p w14:paraId="4BF08F53" w14:textId="236DC744" w:rsidR="00875066" w:rsidRPr="0034463A" w:rsidRDefault="00994F76" w:rsidP="00D1413A">
      <w:pPr>
        <w:pStyle w:val="2"/>
      </w:pPr>
      <w:r w:rsidRPr="0034463A">
        <w:tab/>
      </w:r>
      <w:bookmarkStart w:id="22" w:name="_Toc134262592"/>
      <w:bookmarkStart w:id="23" w:name="_Toc199885102"/>
      <w:r w:rsidR="00875066" w:rsidRPr="0034463A">
        <w:rPr>
          <w:rFonts w:hint="eastAsia"/>
        </w:rPr>
        <w:t>軟硬體設備規格需求</w:t>
      </w:r>
      <w:bookmarkEnd w:id="22"/>
      <w:bookmarkEnd w:id="23"/>
    </w:p>
    <w:p w14:paraId="051EB039" w14:textId="12811FCC" w:rsidR="00F068D8" w:rsidRPr="0034463A" w:rsidRDefault="00875066" w:rsidP="00E970DB">
      <w:pPr>
        <w:pStyle w:val="3"/>
        <w:ind w:left="1120"/>
      </w:pPr>
      <w:bookmarkStart w:id="24" w:name="_Toc199885103"/>
      <w:r w:rsidRPr="0034463A">
        <w:rPr>
          <w:rFonts w:hint="eastAsia"/>
        </w:rPr>
        <w:t>系統</w:t>
      </w:r>
      <w:r w:rsidR="00B92BCA" w:rsidRPr="0034463A">
        <w:rPr>
          <w:rFonts w:hint="eastAsia"/>
        </w:rPr>
        <w:t>所需之軟硬體</w:t>
      </w:r>
      <w:bookmarkStart w:id="25" w:name="_Toc134262589"/>
      <w:bookmarkEnd w:id="24"/>
    </w:p>
    <w:p w14:paraId="68D6C57C" w14:textId="77777777" w:rsidR="00811165" w:rsidRPr="0034463A" w:rsidRDefault="00811165" w:rsidP="00811165">
      <w:pPr>
        <w:ind w:left="1680"/>
        <w:rPr>
          <w:rFonts w:ascii="Times New Roman" w:hAnsi="Times New Roman" w:cs="Times New Roman"/>
        </w:rPr>
      </w:pPr>
    </w:p>
    <w:p w14:paraId="03542F84" w14:textId="75CBA0C2" w:rsidR="00B3093B" w:rsidRPr="00376934" w:rsidRDefault="00B3093B" w:rsidP="00376934">
      <w:pPr>
        <w:pStyle w:val="afd"/>
        <w:rPr>
          <w:rFonts w:eastAsiaTheme="minorEastAsia" w:cs="Times New Roman"/>
        </w:rPr>
      </w:pPr>
      <w:bookmarkStart w:id="26" w:name="_Toc198916100"/>
      <w:bookmarkStart w:id="27" w:name="_Toc199409495"/>
      <w:r w:rsidRPr="00376934">
        <w:rPr>
          <w:rFonts w:hint="eastAsia"/>
        </w:rPr>
        <w:t>表</w:t>
      </w:r>
      <w:r w:rsidRPr="00376934">
        <w:rPr>
          <w:rFonts w:hint="eastAsia"/>
        </w:rPr>
        <w:t xml:space="preserve"> </w:t>
      </w:r>
      <w:r w:rsidRPr="00376934">
        <w:fldChar w:fldCharType="begin"/>
      </w:r>
      <w:r w:rsidRPr="00376934">
        <w:instrText xml:space="preserve"> </w:instrText>
      </w:r>
      <w:r w:rsidRPr="00376934">
        <w:rPr>
          <w:rFonts w:hint="eastAsia"/>
        </w:rPr>
        <w:instrText xml:space="preserve">SEQ </w:instrText>
      </w:r>
      <w:r w:rsidRPr="00376934">
        <w:rPr>
          <w:rFonts w:hint="eastAsia"/>
        </w:rPr>
        <w:instrText>表</w:instrText>
      </w:r>
      <w:r w:rsidRPr="00376934">
        <w:rPr>
          <w:rFonts w:hint="eastAsia"/>
        </w:rPr>
        <w:instrText xml:space="preserve"> \* ARABIC</w:instrText>
      </w:r>
      <w:r w:rsidRPr="00376934">
        <w:instrText xml:space="preserve"> </w:instrText>
      </w:r>
      <w:r w:rsidRPr="00376934">
        <w:fldChar w:fldCharType="separate"/>
      </w:r>
      <w:r w:rsidR="008C4CEC">
        <w:rPr>
          <w:noProof/>
        </w:rPr>
        <w:t>1</w:t>
      </w:r>
      <w:r w:rsidRPr="00376934">
        <w:fldChar w:fldCharType="end"/>
      </w:r>
      <w:r w:rsidRPr="00376934">
        <w:rPr>
          <w:rFonts w:hint="eastAsia"/>
        </w:rPr>
        <w:t>系統所需之軟硬體</w:t>
      </w:r>
      <w:bookmarkEnd w:id="26"/>
      <w:bookmarkEnd w:id="27"/>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00"/>
      </w:tblGrid>
      <w:tr w:rsidR="00875066" w:rsidRPr="007B6EFB" w14:paraId="7924FDB8" w14:textId="77777777" w:rsidTr="008F2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38BE05" w14:textId="18490A6E" w:rsidR="00875066" w:rsidRPr="0034463A" w:rsidRDefault="00875066" w:rsidP="00827DFC">
            <w:pPr>
              <w:pStyle w:val="af9"/>
            </w:pPr>
            <w:r w:rsidRPr="0034463A">
              <w:rPr>
                <w:rFonts w:hint="eastAsia"/>
              </w:rPr>
              <w:t>需求</w:t>
            </w:r>
          </w:p>
        </w:tc>
        <w:tc>
          <w:tcPr>
            <w:tcW w:w="6100" w:type="dxa"/>
          </w:tcPr>
          <w:p w14:paraId="09DEA68D" w14:textId="7B492B02" w:rsidR="00875066" w:rsidRPr="0034463A" w:rsidRDefault="00875066" w:rsidP="00827DFC">
            <w:pPr>
              <w:pStyle w:val="af9"/>
              <w:cnfStyle w:val="100000000000" w:firstRow="1" w:lastRow="0" w:firstColumn="0" w:lastColumn="0" w:oddVBand="0" w:evenVBand="0" w:oddHBand="0" w:evenHBand="0" w:firstRowFirstColumn="0" w:firstRowLastColumn="0" w:lastRowFirstColumn="0" w:lastRowLastColumn="0"/>
            </w:pPr>
            <w:r w:rsidRPr="0034463A">
              <w:rPr>
                <w:rFonts w:hint="eastAsia"/>
              </w:rPr>
              <w:t>說明</w:t>
            </w:r>
          </w:p>
        </w:tc>
      </w:tr>
      <w:tr w:rsidR="00866B93" w:rsidRPr="007B6EFB" w14:paraId="2AF2167C" w14:textId="77777777" w:rsidTr="00923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2B58A3" w14:textId="161E0F06" w:rsidR="00866B93" w:rsidRPr="0034463A" w:rsidRDefault="00734F98" w:rsidP="00827DFC">
            <w:pPr>
              <w:pStyle w:val="af9"/>
            </w:pPr>
            <w:r w:rsidRPr="0034463A">
              <w:rPr>
                <w:rStyle w:val="normaltextrun"/>
                <w:rFonts w:eastAsiaTheme="minorEastAsia" w:hint="eastAsia"/>
              </w:rPr>
              <w:t>伺服器環境</w:t>
            </w:r>
          </w:p>
        </w:tc>
        <w:tc>
          <w:tcPr>
            <w:tcW w:w="6100" w:type="dxa"/>
          </w:tcPr>
          <w:p w14:paraId="421C0A48" w14:textId="63BA26FB" w:rsidR="00923FF8" w:rsidRPr="0034463A" w:rsidRDefault="00923FF8" w:rsidP="00923FF8">
            <w:pPr>
              <w:widowControl/>
              <w:ind w:leftChars="0" w:left="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b/>
                <w:kern w:val="0"/>
                <w:sz w:val="24"/>
                <w:szCs w:val="24"/>
              </w:rPr>
              <w:t>網頁伺服器</w:t>
            </w:r>
            <w:r w:rsidRPr="0034463A">
              <w:rPr>
                <w:rFonts w:ascii="Times New Roman" w:hAnsi="Times New Roman" w:cs="Times New Roman"/>
                <w:kern w:val="0"/>
                <w:sz w:val="24"/>
                <w:szCs w:val="24"/>
              </w:rPr>
              <w:t>：</w:t>
            </w:r>
            <w:r w:rsidRPr="0034463A">
              <w:rPr>
                <w:rFonts w:ascii="Times New Roman" w:hAnsi="Times New Roman" w:cs="Times New Roman"/>
                <w:kern w:val="0"/>
                <w:sz w:val="24"/>
                <w:szCs w:val="24"/>
              </w:rPr>
              <w:t>Nginx</w:t>
            </w:r>
            <w:r w:rsidRPr="0034463A">
              <w:rPr>
                <w:rFonts w:ascii="Times New Roman" w:hAnsi="Times New Roman" w:cs="Times New Roman"/>
                <w:kern w:val="0"/>
                <w:sz w:val="24"/>
                <w:szCs w:val="24"/>
              </w:rPr>
              <w:t>或</w:t>
            </w:r>
            <w:r w:rsidRPr="0034463A">
              <w:rPr>
                <w:rFonts w:ascii="Times New Roman" w:hAnsi="Times New Roman" w:cs="Times New Roman"/>
                <w:kern w:val="0"/>
                <w:sz w:val="24"/>
                <w:szCs w:val="24"/>
              </w:rPr>
              <w:t>Apache</w:t>
            </w:r>
            <w:r w:rsidRPr="0034463A">
              <w:rPr>
                <w:rFonts w:ascii="Times New Roman" w:hAnsi="Times New Roman" w:cs="Times New Roman"/>
                <w:kern w:val="0"/>
                <w:sz w:val="24"/>
                <w:szCs w:val="24"/>
              </w:rPr>
              <w:t>：處理靜態文件、代理請求</w:t>
            </w:r>
            <w:r w:rsidRPr="0034463A">
              <w:rPr>
                <w:rFonts w:ascii="Times New Roman" w:hAnsi="Times New Roman" w:cs="Times New Roman"/>
                <w:kern w:val="0"/>
                <w:sz w:val="24"/>
                <w:szCs w:val="24"/>
              </w:rPr>
              <w:t> </w:t>
            </w:r>
          </w:p>
          <w:p w14:paraId="48C33A4E" w14:textId="77777777" w:rsidR="00923FF8" w:rsidRPr="0034463A" w:rsidRDefault="00923FF8" w:rsidP="00923FF8">
            <w:pPr>
              <w:widowControl/>
              <w:ind w:leftChars="0" w:left="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b/>
                <w:kern w:val="0"/>
                <w:sz w:val="24"/>
                <w:szCs w:val="24"/>
              </w:rPr>
              <w:t>應用程式伺服器</w:t>
            </w:r>
            <w:r w:rsidRPr="0034463A">
              <w:rPr>
                <w:rFonts w:ascii="Times New Roman" w:hAnsi="Times New Roman" w:cs="Times New Roman"/>
                <w:kern w:val="0"/>
                <w:sz w:val="24"/>
                <w:szCs w:val="24"/>
              </w:rPr>
              <w:t>：</w:t>
            </w:r>
            <w:r w:rsidRPr="0034463A">
              <w:rPr>
                <w:rFonts w:ascii="Times New Roman" w:hAnsi="Times New Roman" w:cs="Times New Roman"/>
                <w:kern w:val="0"/>
                <w:sz w:val="24"/>
                <w:szCs w:val="24"/>
              </w:rPr>
              <w:t>Node.js</w:t>
            </w:r>
            <w:r w:rsidRPr="0034463A">
              <w:rPr>
                <w:rFonts w:ascii="Times New Roman" w:hAnsi="Times New Roman" w:cs="Times New Roman"/>
                <w:kern w:val="0"/>
                <w:sz w:val="24"/>
                <w:szCs w:val="24"/>
              </w:rPr>
              <w:t>（作為後端框架）</w:t>
            </w:r>
            <w:r w:rsidRPr="0034463A">
              <w:rPr>
                <w:rFonts w:ascii="Times New Roman" w:hAnsi="Times New Roman" w:cs="Times New Roman"/>
                <w:kern w:val="0"/>
                <w:sz w:val="24"/>
                <w:szCs w:val="24"/>
              </w:rPr>
              <w:t> </w:t>
            </w:r>
          </w:p>
          <w:p w14:paraId="04A0AD7D" w14:textId="4E14E8C3" w:rsidR="00923FF8" w:rsidRPr="0034463A" w:rsidRDefault="00923FF8" w:rsidP="00923FF8">
            <w:pPr>
              <w:widowControl/>
              <w:ind w:leftChars="0" w:left="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b/>
                <w:kern w:val="0"/>
                <w:sz w:val="24"/>
                <w:szCs w:val="24"/>
              </w:rPr>
              <w:t>資料庫管理系統</w:t>
            </w:r>
            <w:r w:rsidRPr="0034463A">
              <w:rPr>
                <w:rFonts w:ascii="Times New Roman" w:hAnsi="Times New Roman" w:cs="Times New Roman"/>
                <w:kern w:val="0"/>
                <w:sz w:val="24"/>
                <w:szCs w:val="24"/>
              </w:rPr>
              <w:t>：</w:t>
            </w:r>
            <w:r w:rsidRPr="0034463A">
              <w:rPr>
                <w:rFonts w:ascii="Times New Roman" w:hAnsi="Times New Roman" w:cs="Times New Roman"/>
                <w:kern w:val="0"/>
                <w:sz w:val="24"/>
                <w:szCs w:val="24"/>
              </w:rPr>
              <w:t>MySQL</w:t>
            </w:r>
            <w:r w:rsidRPr="0034463A">
              <w:rPr>
                <w:rFonts w:ascii="Times New Roman" w:hAnsi="Times New Roman" w:cs="Times New Roman"/>
                <w:kern w:val="0"/>
                <w:sz w:val="24"/>
                <w:szCs w:val="24"/>
              </w:rPr>
              <w:t>或</w:t>
            </w:r>
            <w:r w:rsidRPr="0034463A">
              <w:rPr>
                <w:rFonts w:ascii="Times New Roman" w:hAnsi="Times New Roman" w:cs="Times New Roman"/>
                <w:kern w:val="0"/>
                <w:sz w:val="24"/>
                <w:szCs w:val="24"/>
              </w:rPr>
              <w:t>MariaDB</w:t>
            </w:r>
            <w:r w:rsidRPr="0034463A">
              <w:rPr>
                <w:rFonts w:ascii="Times New Roman" w:hAnsi="Times New Roman" w:cs="Times New Roman"/>
                <w:kern w:val="0"/>
                <w:sz w:val="24"/>
                <w:szCs w:val="24"/>
              </w:rPr>
              <w:t>（備選：</w:t>
            </w:r>
            <w:r w:rsidRPr="0034463A">
              <w:rPr>
                <w:rFonts w:ascii="Times New Roman" w:hAnsi="Times New Roman" w:cs="Times New Roman"/>
                <w:kern w:val="0"/>
                <w:sz w:val="24"/>
                <w:szCs w:val="24"/>
              </w:rPr>
              <w:t>MongoDB</w:t>
            </w:r>
            <w:r w:rsidRPr="0034463A">
              <w:rPr>
                <w:rFonts w:ascii="Times New Roman" w:hAnsi="Times New Roman" w:cs="Times New Roman"/>
                <w:kern w:val="0"/>
                <w:sz w:val="24"/>
                <w:szCs w:val="24"/>
              </w:rPr>
              <w:t>）</w:t>
            </w:r>
            <w:r w:rsidRPr="0034463A">
              <w:rPr>
                <w:rFonts w:ascii="Times New Roman" w:hAnsi="Times New Roman" w:cs="Times New Roman"/>
                <w:kern w:val="0"/>
                <w:sz w:val="24"/>
                <w:szCs w:val="24"/>
              </w:rPr>
              <w:t> </w:t>
            </w:r>
          </w:p>
          <w:p w14:paraId="25F45F20" w14:textId="3681A727" w:rsidR="00866B93" w:rsidRPr="0034463A" w:rsidRDefault="00923FF8" w:rsidP="00923FF8">
            <w:pPr>
              <w:widowControl/>
              <w:ind w:leftChars="0" w:left="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b/>
                <w:kern w:val="0"/>
                <w:sz w:val="24"/>
                <w:szCs w:val="24"/>
              </w:rPr>
              <w:t>部署環境</w:t>
            </w:r>
            <w:r w:rsidRPr="0034463A">
              <w:rPr>
                <w:rFonts w:ascii="Times New Roman" w:hAnsi="Times New Roman" w:cs="Times New Roman"/>
                <w:kern w:val="0"/>
                <w:sz w:val="24"/>
                <w:szCs w:val="24"/>
              </w:rPr>
              <w:t>：</w:t>
            </w:r>
            <w:r w:rsidRPr="0034463A">
              <w:rPr>
                <w:rFonts w:ascii="Times New Roman" w:hAnsi="Times New Roman" w:cs="Times New Roman"/>
                <w:kern w:val="0"/>
                <w:sz w:val="24"/>
                <w:szCs w:val="24"/>
              </w:rPr>
              <w:t>Docker</w:t>
            </w:r>
            <w:r w:rsidR="003259F0" w:rsidRPr="0034463A">
              <w:rPr>
                <w:rFonts w:ascii="Times New Roman" w:hAnsi="Times New Roman" w:cs="Times New Roman" w:hint="eastAsia"/>
                <w:kern w:val="0"/>
                <w:sz w:val="24"/>
                <w:szCs w:val="24"/>
              </w:rPr>
              <w:t>（</w:t>
            </w:r>
            <w:r w:rsidRPr="0034463A">
              <w:rPr>
                <w:rFonts w:ascii="Times New Roman" w:hAnsi="Times New Roman" w:cs="Times New Roman"/>
                <w:kern w:val="0"/>
                <w:sz w:val="24"/>
                <w:szCs w:val="24"/>
              </w:rPr>
              <w:t>容器化部署，方便管理與擴展</w:t>
            </w:r>
            <w:r w:rsidR="003259F0" w:rsidRPr="0034463A">
              <w:rPr>
                <w:rFonts w:ascii="Times New Roman" w:hAnsi="Times New Roman" w:cs="Times New Roman" w:hint="eastAsia"/>
                <w:kern w:val="0"/>
                <w:sz w:val="24"/>
                <w:szCs w:val="24"/>
              </w:rPr>
              <w:t>）</w:t>
            </w:r>
          </w:p>
        </w:tc>
      </w:tr>
      <w:tr w:rsidR="00866B93" w:rsidRPr="007B6EFB" w14:paraId="12062DDD" w14:textId="77777777" w:rsidTr="008F20C1">
        <w:tc>
          <w:tcPr>
            <w:cnfStyle w:val="001000000000" w:firstRow="0" w:lastRow="0" w:firstColumn="1" w:lastColumn="0" w:oddVBand="0" w:evenVBand="0" w:oddHBand="0" w:evenHBand="0" w:firstRowFirstColumn="0" w:firstRowLastColumn="0" w:lastRowFirstColumn="0" w:lastRowLastColumn="0"/>
            <w:tcW w:w="2122" w:type="dxa"/>
          </w:tcPr>
          <w:p w14:paraId="1B266C8A" w14:textId="7DF89472" w:rsidR="00866B93" w:rsidRPr="0034463A" w:rsidRDefault="00866B93" w:rsidP="00827DFC">
            <w:pPr>
              <w:pStyle w:val="af9"/>
            </w:pPr>
            <w:r w:rsidRPr="0034463A">
              <w:t>中央處理器</w:t>
            </w:r>
          </w:p>
        </w:tc>
        <w:tc>
          <w:tcPr>
            <w:tcW w:w="6100" w:type="dxa"/>
          </w:tcPr>
          <w:p w14:paraId="2C1EA4CE" w14:textId="78ED4B28" w:rsidR="00866B93" w:rsidRPr="0034463A" w:rsidRDefault="00BA2F3D" w:rsidP="00827DFC">
            <w:pPr>
              <w:pStyle w:val="af9"/>
              <w:cnfStyle w:val="000000000000" w:firstRow="0" w:lastRow="0" w:firstColumn="0" w:lastColumn="0" w:oddVBand="0" w:evenVBand="0" w:oddHBand="0" w:evenHBand="0" w:firstRowFirstColumn="0" w:firstRowLastColumn="0" w:lastRowFirstColumn="0" w:lastRowLastColumn="0"/>
            </w:pPr>
            <w:r w:rsidRPr="0034463A">
              <w:rPr>
                <w:rStyle w:val="normaltextrun"/>
                <w:rFonts w:eastAsiaTheme="minorEastAsia" w:hint="eastAsia"/>
                <w:shd w:val="clear" w:color="auto" w:fill="FFFFFF"/>
              </w:rPr>
              <w:t>Intel Xeon</w:t>
            </w:r>
            <w:r w:rsidRPr="0034463A">
              <w:rPr>
                <w:rStyle w:val="normaltextrun"/>
                <w:rFonts w:eastAsiaTheme="minorEastAsia" w:hint="eastAsia"/>
                <w:shd w:val="clear" w:color="auto" w:fill="FFFFFF"/>
              </w:rPr>
              <w:t>或</w:t>
            </w:r>
            <w:r w:rsidRPr="0034463A">
              <w:rPr>
                <w:rStyle w:val="normaltextrun"/>
                <w:rFonts w:eastAsiaTheme="minorEastAsia" w:hint="eastAsia"/>
                <w:shd w:val="clear" w:color="auto" w:fill="FFFFFF"/>
              </w:rPr>
              <w:t>AMD EPYC</w:t>
            </w:r>
            <w:r w:rsidRPr="0034463A">
              <w:rPr>
                <w:rStyle w:val="normaltextrun"/>
                <w:rFonts w:eastAsiaTheme="minorEastAsia" w:hint="eastAsia"/>
                <w:shd w:val="clear" w:color="auto" w:fill="FFFFFF"/>
              </w:rPr>
              <w:t>系列處理器，至少四核心</w:t>
            </w:r>
            <w:r w:rsidRPr="0034463A">
              <w:rPr>
                <w:rStyle w:val="eop"/>
                <w:rFonts w:eastAsiaTheme="minorEastAsia" w:hint="eastAsia"/>
                <w:shd w:val="clear" w:color="auto" w:fill="FFFFFF"/>
              </w:rPr>
              <w:t> </w:t>
            </w:r>
          </w:p>
        </w:tc>
      </w:tr>
      <w:tr w:rsidR="00866B93" w:rsidRPr="007B6EFB" w14:paraId="34B33B4F" w14:textId="77777777" w:rsidTr="008F2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A431E" w14:textId="38FFC6B6" w:rsidR="00866B93" w:rsidRPr="0034463A" w:rsidRDefault="00866B93" w:rsidP="00827DFC">
            <w:pPr>
              <w:pStyle w:val="af9"/>
            </w:pPr>
            <w:r w:rsidRPr="0034463A">
              <w:t>RAM</w:t>
            </w:r>
          </w:p>
        </w:tc>
        <w:tc>
          <w:tcPr>
            <w:tcW w:w="6100" w:type="dxa"/>
          </w:tcPr>
          <w:p w14:paraId="148D827C" w14:textId="4A8B256D" w:rsidR="00866B93" w:rsidRPr="0034463A" w:rsidRDefault="00601852" w:rsidP="00827DFC">
            <w:pPr>
              <w:pStyle w:val="af9"/>
              <w:cnfStyle w:val="000000100000" w:firstRow="0" w:lastRow="0" w:firstColumn="0" w:lastColumn="0" w:oddVBand="0" w:evenVBand="0" w:oddHBand="1" w:evenHBand="0" w:firstRowFirstColumn="0" w:firstRowLastColumn="0" w:lastRowFirstColumn="0" w:lastRowLastColumn="0"/>
            </w:pPr>
            <w:r w:rsidRPr="0034463A">
              <w:rPr>
                <w:rStyle w:val="normaltextrun"/>
                <w:rFonts w:eastAsiaTheme="minorEastAsia" w:hint="eastAsia"/>
              </w:rPr>
              <w:t>最低</w:t>
            </w:r>
            <w:r w:rsidRPr="0034463A">
              <w:rPr>
                <w:rStyle w:val="normaltextrun"/>
                <w:rFonts w:eastAsiaTheme="minorEastAsia" w:hint="eastAsia"/>
              </w:rPr>
              <w:t>128GB</w:t>
            </w:r>
          </w:p>
        </w:tc>
      </w:tr>
      <w:tr w:rsidR="00AA0AF2" w:rsidRPr="00D819D5" w14:paraId="66B03AA0" w14:textId="77777777" w:rsidTr="006751D3">
        <w:tc>
          <w:tcPr>
            <w:cnfStyle w:val="001000000000" w:firstRow="0" w:lastRow="0" w:firstColumn="1" w:lastColumn="0" w:oddVBand="0" w:evenVBand="0" w:oddHBand="0" w:evenHBand="0" w:firstRowFirstColumn="0" w:firstRowLastColumn="0" w:lastRowFirstColumn="0" w:lastRowLastColumn="0"/>
            <w:tcW w:w="2122" w:type="dxa"/>
            <w:vAlign w:val="center"/>
          </w:tcPr>
          <w:p w14:paraId="0B004791" w14:textId="4F155FCE" w:rsidR="00AA0AF2" w:rsidRPr="0034463A" w:rsidRDefault="00503CE6" w:rsidP="006138BE">
            <w:pPr>
              <w:pStyle w:val="af9"/>
            </w:pPr>
            <w:r w:rsidRPr="0034463A">
              <w:rPr>
                <w:rFonts w:hint="eastAsia"/>
              </w:rPr>
              <w:t>硬體</w:t>
            </w:r>
          </w:p>
        </w:tc>
        <w:tc>
          <w:tcPr>
            <w:tcW w:w="6100" w:type="dxa"/>
          </w:tcPr>
          <w:p w14:paraId="0013D7D3" w14:textId="4F8C4B4B" w:rsidR="00503CE6" w:rsidRPr="0034463A" w:rsidRDefault="00503CE6" w:rsidP="00503CE6">
            <w:pPr>
              <w:widowControl/>
              <w:ind w:leftChars="0" w:left="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hint="eastAsia"/>
                <w:b/>
                <w:kern w:val="0"/>
                <w:sz w:val="24"/>
                <w:szCs w:val="24"/>
              </w:rPr>
              <w:t>儲存空間</w:t>
            </w:r>
            <w:r w:rsidRPr="0034463A">
              <w:rPr>
                <w:rFonts w:ascii="Times New Roman" w:hAnsi="Times New Roman" w:cs="Times New Roman" w:hint="eastAsia"/>
                <w:kern w:val="0"/>
                <w:sz w:val="24"/>
                <w:szCs w:val="24"/>
              </w:rPr>
              <w:t>：最低</w:t>
            </w:r>
            <w:r w:rsidRPr="0034463A">
              <w:rPr>
                <w:rFonts w:ascii="Times New Roman" w:hAnsi="Times New Roman" w:cs="Times New Roman" w:hint="eastAsia"/>
                <w:kern w:val="0"/>
                <w:sz w:val="24"/>
                <w:szCs w:val="24"/>
              </w:rPr>
              <w:t>500GB</w:t>
            </w:r>
            <w:r w:rsidRPr="0034463A">
              <w:rPr>
                <w:rFonts w:ascii="Times New Roman" w:hAnsi="Times New Roman" w:cs="Times New Roman" w:hint="eastAsia"/>
                <w:kern w:val="0"/>
                <w:sz w:val="24"/>
                <w:szCs w:val="24"/>
              </w:rPr>
              <w:t>硬碟空間</w:t>
            </w:r>
          </w:p>
          <w:p w14:paraId="144B6C88" w14:textId="77777777" w:rsidR="00503CE6" w:rsidRPr="0034463A" w:rsidRDefault="00503CE6" w:rsidP="00503CE6">
            <w:pPr>
              <w:widowControl/>
              <w:ind w:leftChars="0" w:left="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hint="eastAsia"/>
                <w:b/>
                <w:kern w:val="0"/>
                <w:sz w:val="24"/>
                <w:szCs w:val="24"/>
              </w:rPr>
              <w:t>系統檔案和軟體安裝：</w:t>
            </w:r>
            <w:r w:rsidRPr="0034463A">
              <w:rPr>
                <w:rFonts w:ascii="Times New Roman" w:hAnsi="Times New Roman" w:cs="Times New Roman" w:hint="eastAsia"/>
                <w:kern w:val="0"/>
                <w:sz w:val="24"/>
                <w:szCs w:val="24"/>
              </w:rPr>
              <w:t>100GB </w:t>
            </w:r>
          </w:p>
          <w:p w14:paraId="2C8F5DB3" w14:textId="77777777" w:rsidR="00503CE6" w:rsidRPr="0034463A" w:rsidRDefault="00503CE6" w:rsidP="00503CE6">
            <w:pPr>
              <w:widowControl/>
              <w:ind w:leftChars="0" w:left="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hint="eastAsia"/>
                <w:b/>
                <w:kern w:val="0"/>
                <w:sz w:val="24"/>
                <w:szCs w:val="24"/>
              </w:rPr>
              <w:t>資料庫：</w:t>
            </w:r>
            <w:r w:rsidRPr="0034463A">
              <w:rPr>
                <w:rFonts w:ascii="Times New Roman" w:hAnsi="Times New Roman" w:cs="Times New Roman" w:hint="eastAsia"/>
                <w:kern w:val="0"/>
                <w:sz w:val="24"/>
                <w:szCs w:val="24"/>
              </w:rPr>
              <w:t>1TB</w:t>
            </w:r>
            <w:r w:rsidRPr="0034463A">
              <w:rPr>
                <w:rFonts w:ascii="Times New Roman" w:hAnsi="Times New Roman" w:cs="Times New Roman" w:hint="eastAsia"/>
                <w:kern w:val="0"/>
                <w:sz w:val="24"/>
                <w:szCs w:val="24"/>
              </w:rPr>
              <w:t>（支援書籍圖片、用戶資料、交易記錄等存儲）</w:t>
            </w:r>
            <w:r w:rsidRPr="0034463A">
              <w:rPr>
                <w:rFonts w:ascii="Times New Roman" w:hAnsi="Times New Roman" w:cs="Times New Roman" w:hint="eastAsia"/>
                <w:kern w:val="0"/>
                <w:sz w:val="24"/>
                <w:szCs w:val="24"/>
              </w:rPr>
              <w:t> </w:t>
            </w:r>
          </w:p>
          <w:p w14:paraId="130A5751" w14:textId="77777777" w:rsidR="00503CE6" w:rsidRPr="0034463A" w:rsidRDefault="00503CE6" w:rsidP="00503CE6">
            <w:pPr>
              <w:widowControl/>
              <w:ind w:leftChars="0" w:left="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hint="eastAsia"/>
                <w:b/>
                <w:kern w:val="0"/>
                <w:sz w:val="24"/>
                <w:szCs w:val="24"/>
              </w:rPr>
              <w:t>日誌與備份：</w:t>
            </w:r>
            <w:r w:rsidRPr="0034463A">
              <w:rPr>
                <w:rFonts w:ascii="Times New Roman" w:hAnsi="Times New Roman" w:cs="Times New Roman" w:hint="eastAsia"/>
                <w:kern w:val="0"/>
                <w:sz w:val="24"/>
                <w:szCs w:val="24"/>
              </w:rPr>
              <w:t>100GB</w:t>
            </w:r>
            <w:r w:rsidRPr="0034463A">
              <w:rPr>
                <w:rFonts w:ascii="Times New Roman" w:hAnsi="Times New Roman" w:cs="Times New Roman" w:hint="eastAsia"/>
                <w:kern w:val="0"/>
                <w:sz w:val="24"/>
                <w:szCs w:val="24"/>
              </w:rPr>
              <w:t>，建議使用</w:t>
            </w:r>
            <w:r w:rsidRPr="0034463A">
              <w:rPr>
                <w:rFonts w:ascii="Times New Roman" w:hAnsi="Times New Roman" w:cs="Times New Roman" w:hint="eastAsia"/>
                <w:kern w:val="0"/>
                <w:sz w:val="24"/>
                <w:szCs w:val="24"/>
              </w:rPr>
              <w:t xml:space="preserve"> SSD </w:t>
            </w:r>
            <w:r w:rsidRPr="0034463A">
              <w:rPr>
                <w:rFonts w:ascii="Times New Roman" w:hAnsi="Times New Roman" w:cs="Times New Roman" w:hint="eastAsia"/>
                <w:kern w:val="0"/>
                <w:sz w:val="24"/>
                <w:szCs w:val="24"/>
              </w:rPr>
              <w:t>硬碟以提升讀寫速度</w:t>
            </w:r>
            <w:r w:rsidRPr="0034463A">
              <w:rPr>
                <w:rFonts w:ascii="Times New Roman" w:hAnsi="Times New Roman" w:cs="Times New Roman" w:hint="eastAsia"/>
                <w:kern w:val="0"/>
                <w:sz w:val="24"/>
                <w:szCs w:val="24"/>
              </w:rPr>
              <w:t> </w:t>
            </w:r>
          </w:p>
          <w:p w14:paraId="24C64E22" w14:textId="6C88BE2E" w:rsidR="00AA0AF2" w:rsidRPr="0034463A" w:rsidRDefault="00503CE6" w:rsidP="00503CE6">
            <w:pPr>
              <w:widowControl/>
              <w:ind w:leftChars="0" w:left="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kern w:val="0"/>
                <w:sz w:val="18"/>
                <w:szCs w:val="18"/>
              </w:rPr>
            </w:pPr>
            <w:r w:rsidRPr="0034463A">
              <w:rPr>
                <w:rFonts w:ascii="Times New Roman" w:hAnsi="Times New Roman" w:cs="Times New Roman" w:hint="eastAsia"/>
                <w:b/>
                <w:kern w:val="0"/>
                <w:sz w:val="24"/>
                <w:szCs w:val="24"/>
              </w:rPr>
              <w:t>網絡需求</w:t>
            </w:r>
            <w:r w:rsidRPr="0034463A">
              <w:rPr>
                <w:rFonts w:ascii="Times New Roman" w:hAnsi="Times New Roman" w:cs="Times New Roman" w:hint="eastAsia"/>
                <w:kern w:val="0"/>
                <w:sz w:val="24"/>
                <w:szCs w:val="24"/>
              </w:rPr>
              <w:t>：至少</w:t>
            </w:r>
            <w:r w:rsidRPr="0034463A">
              <w:rPr>
                <w:rFonts w:ascii="Times New Roman" w:hAnsi="Times New Roman" w:cs="Times New Roman" w:hint="eastAsia"/>
                <w:kern w:val="0"/>
                <w:sz w:val="24"/>
                <w:szCs w:val="24"/>
              </w:rPr>
              <w:t xml:space="preserve"> 100Mbps</w:t>
            </w:r>
            <w:r w:rsidRPr="0034463A">
              <w:rPr>
                <w:rFonts w:ascii="Times New Roman" w:hAnsi="Times New Roman" w:cs="Times New Roman" w:hint="eastAsia"/>
                <w:kern w:val="0"/>
                <w:sz w:val="24"/>
                <w:szCs w:val="24"/>
              </w:rPr>
              <w:t>，建議</w:t>
            </w:r>
            <w:r w:rsidRPr="0034463A">
              <w:rPr>
                <w:rFonts w:ascii="Times New Roman" w:hAnsi="Times New Roman" w:cs="Times New Roman" w:hint="eastAsia"/>
                <w:kern w:val="0"/>
                <w:sz w:val="24"/>
                <w:szCs w:val="24"/>
              </w:rPr>
              <w:t>1Gbps</w:t>
            </w:r>
            <w:r w:rsidRPr="0034463A">
              <w:rPr>
                <w:rFonts w:ascii="Times New Roman" w:hAnsi="Times New Roman" w:cs="Times New Roman" w:hint="eastAsia"/>
                <w:kern w:val="0"/>
                <w:sz w:val="24"/>
                <w:szCs w:val="24"/>
              </w:rPr>
              <w:t>，確保快速訪問</w:t>
            </w:r>
            <w:r w:rsidRPr="0034463A">
              <w:rPr>
                <w:rFonts w:ascii="Times New Roman" w:hAnsi="Times New Roman" w:cs="Times New Roman" w:hint="eastAsia"/>
                <w:kern w:val="0"/>
                <w:sz w:val="24"/>
                <w:szCs w:val="24"/>
              </w:rPr>
              <w:t> </w:t>
            </w:r>
          </w:p>
        </w:tc>
      </w:tr>
      <w:tr w:rsidR="00D2113A" w:rsidRPr="007B6EFB" w14:paraId="02C52F00" w14:textId="77777777" w:rsidTr="008F2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D61C14" w14:textId="29E30A43" w:rsidR="00D2113A" w:rsidRPr="0034463A" w:rsidRDefault="001B476E" w:rsidP="004B60FF">
            <w:pPr>
              <w:pStyle w:val="af9"/>
            </w:pPr>
            <w:r w:rsidRPr="0034463A">
              <w:rPr>
                <w:rStyle w:val="normaltextrun"/>
                <w:rFonts w:eastAsiaTheme="minorEastAsia" w:hint="eastAsia"/>
              </w:rPr>
              <w:t>開發程式語言</w:t>
            </w:r>
          </w:p>
        </w:tc>
        <w:tc>
          <w:tcPr>
            <w:tcW w:w="6100" w:type="dxa"/>
          </w:tcPr>
          <w:p w14:paraId="60531B66" w14:textId="77777777" w:rsidR="00AB6901" w:rsidRPr="0034463A" w:rsidRDefault="00AB6901" w:rsidP="00AB6901">
            <w:pPr>
              <w:widowControl/>
              <w:ind w:leftChars="0" w:left="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18"/>
                <w:szCs w:val="18"/>
              </w:rPr>
            </w:pPr>
            <w:r w:rsidRPr="0034463A">
              <w:rPr>
                <w:rFonts w:ascii="Times New Roman" w:hAnsi="Times New Roman" w:cs="Times New Roman" w:hint="eastAsia"/>
                <w:kern w:val="0"/>
                <w:sz w:val="24"/>
                <w:szCs w:val="24"/>
              </w:rPr>
              <w:t>前端：</w:t>
            </w:r>
            <w:r w:rsidRPr="0034463A">
              <w:rPr>
                <w:rFonts w:ascii="Times New Roman" w:hAnsi="Times New Roman" w:cs="Times New Roman" w:hint="eastAsia"/>
                <w:kern w:val="0"/>
                <w:sz w:val="24"/>
                <w:szCs w:val="24"/>
              </w:rPr>
              <w:t>HTML5</w:t>
            </w:r>
            <w:r w:rsidRPr="0034463A">
              <w:rPr>
                <w:rFonts w:ascii="Times New Roman" w:hAnsi="Times New Roman" w:cs="Times New Roman" w:hint="eastAsia"/>
                <w:kern w:val="0"/>
                <w:sz w:val="24"/>
                <w:szCs w:val="24"/>
              </w:rPr>
              <w:t>、</w:t>
            </w:r>
            <w:r w:rsidRPr="0034463A">
              <w:rPr>
                <w:rFonts w:ascii="Times New Roman" w:hAnsi="Times New Roman" w:cs="Times New Roman" w:hint="eastAsia"/>
                <w:kern w:val="0"/>
                <w:sz w:val="24"/>
                <w:szCs w:val="24"/>
              </w:rPr>
              <w:t>CSS3</w:t>
            </w:r>
            <w:r w:rsidRPr="0034463A">
              <w:rPr>
                <w:rFonts w:ascii="Times New Roman" w:hAnsi="Times New Roman" w:cs="Times New Roman" w:hint="eastAsia"/>
                <w:kern w:val="0"/>
                <w:sz w:val="24"/>
                <w:szCs w:val="24"/>
              </w:rPr>
              <w:t>、</w:t>
            </w:r>
            <w:r w:rsidRPr="0034463A">
              <w:rPr>
                <w:rFonts w:ascii="Times New Roman" w:hAnsi="Times New Roman" w:cs="Times New Roman" w:hint="eastAsia"/>
                <w:kern w:val="0"/>
                <w:sz w:val="24"/>
                <w:szCs w:val="24"/>
              </w:rPr>
              <w:t>JavaScript </w:t>
            </w:r>
          </w:p>
          <w:p w14:paraId="69388DA4" w14:textId="77777777" w:rsidR="00D2113A" w:rsidRPr="0034463A" w:rsidRDefault="00AB6901" w:rsidP="00AB6901">
            <w:pPr>
              <w:widowControl/>
              <w:ind w:leftChars="0" w:left="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4"/>
                <w:szCs w:val="24"/>
              </w:rPr>
            </w:pPr>
            <w:r w:rsidRPr="0034463A">
              <w:rPr>
                <w:rFonts w:ascii="Times New Roman" w:hAnsi="Times New Roman" w:cs="Times New Roman" w:hint="eastAsia"/>
                <w:kern w:val="0"/>
                <w:sz w:val="24"/>
                <w:szCs w:val="24"/>
              </w:rPr>
              <w:lastRenderedPageBreak/>
              <w:t>後端：</w:t>
            </w:r>
            <w:r w:rsidRPr="0034463A">
              <w:rPr>
                <w:rFonts w:ascii="Times New Roman" w:hAnsi="Times New Roman" w:cs="Times New Roman" w:hint="eastAsia"/>
                <w:kern w:val="0"/>
                <w:sz w:val="24"/>
                <w:szCs w:val="24"/>
              </w:rPr>
              <w:t>Python </w:t>
            </w:r>
          </w:p>
          <w:p w14:paraId="15D3F798" w14:textId="77777777" w:rsidR="00741934" w:rsidRPr="0034463A" w:rsidRDefault="00741934" w:rsidP="00741934">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8"/>
                <w:szCs w:val="18"/>
              </w:rPr>
            </w:pPr>
            <w:r w:rsidRPr="0034463A">
              <w:rPr>
                <w:rStyle w:val="normaltextrun"/>
                <w:rFonts w:ascii="Times New Roman" w:eastAsiaTheme="minorEastAsia" w:hAnsi="Times New Roman" w:cs="Times New Roman" w:hint="eastAsia"/>
                <w:b/>
              </w:rPr>
              <w:t>資料庫</w:t>
            </w:r>
            <w:r w:rsidRPr="0034463A">
              <w:rPr>
                <w:rStyle w:val="normaltextrun"/>
                <w:rFonts w:ascii="Times New Roman" w:eastAsiaTheme="minorEastAsia" w:hAnsi="Times New Roman" w:cs="Times New Roman" w:hint="eastAsia"/>
              </w:rPr>
              <w:t>：</w:t>
            </w:r>
            <w:r w:rsidRPr="0034463A">
              <w:rPr>
                <w:rStyle w:val="eop"/>
                <w:rFonts w:ascii="Times New Roman" w:eastAsiaTheme="minorEastAsia" w:hAnsi="Times New Roman" w:cs="Times New Roman" w:hint="eastAsia"/>
              </w:rPr>
              <w:t> </w:t>
            </w:r>
          </w:p>
          <w:p w14:paraId="7FCE33BE" w14:textId="7A100DD8" w:rsidR="00741934" w:rsidRPr="0034463A" w:rsidRDefault="00741934" w:rsidP="00F27071">
            <w:pPr>
              <w:pStyle w:val="paragraph"/>
              <w:numPr>
                <w:ilvl w:val="0"/>
                <w:numId w:val="13"/>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rPr>
              <w:t>MySQL</w:t>
            </w:r>
            <w:r w:rsidRPr="0034463A">
              <w:rPr>
                <w:rStyle w:val="normaltextrun"/>
                <w:rFonts w:ascii="Times New Roman" w:eastAsiaTheme="minorEastAsia" w:hAnsi="Times New Roman" w:cs="Times New Roman" w:hint="eastAsia"/>
              </w:rPr>
              <w:t>：結構化資料存儲，支援關聯式查詢</w:t>
            </w:r>
          </w:p>
          <w:p w14:paraId="130004CF" w14:textId="18EBD1F9" w:rsidR="00D2113A" w:rsidRPr="0034463A" w:rsidRDefault="00741934" w:rsidP="00F27071">
            <w:pPr>
              <w:pStyle w:val="paragraph"/>
              <w:numPr>
                <w:ilvl w:val="0"/>
                <w:numId w:val="13"/>
              </w:numPr>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rPr>
              <w:t>MongoDB</w:t>
            </w:r>
            <w:r w:rsidRPr="0034463A">
              <w:rPr>
                <w:rStyle w:val="normaltextrun"/>
                <w:rFonts w:ascii="Times New Roman" w:eastAsiaTheme="minorEastAsia" w:hAnsi="Times New Roman" w:cs="Times New Roman" w:hint="eastAsia"/>
              </w:rPr>
              <w:t>（若系統需要處理非結構化資料）</w:t>
            </w:r>
          </w:p>
        </w:tc>
      </w:tr>
      <w:tr w:rsidR="00866B93" w:rsidRPr="007B6EFB" w14:paraId="754B98C1" w14:textId="77777777" w:rsidTr="00923FF8">
        <w:trPr>
          <w:trHeight w:val="786"/>
        </w:trPr>
        <w:tc>
          <w:tcPr>
            <w:cnfStyle w:val="001000000000" w:firstRow="0" w:lastRow="0" w:firstColumn="1" w:lastColumn="0" w:oddVBand="0" w:evenVBand="0" w:oddHBand="0" w:evenHBand="0" w:firstRowFirstColumn="0" w:firstRowLastColumn="0" w:lastRowFirstColumn="0" w:lastRowLastColumn="0"/>
            <w:tcW w:w="2122" w:type="dxa"/>
          </w:tcPr>
          <w:p w14:paraId="4957FE03" w14:textId="35C49A4D" w:rsidR="00866B93" w:rsidRPr="0034463A" w:rsidRDefault="00866B93" w:rsidP="00827DFC">
            <w:pPr>
              <w:pStyle w:val="af9"/>
            </w:pPr>
            <w:r w:rsidRPr="0034463A">
              <w:rPr>
                <w:rFonts w:hint="eastAsia"/>
              </w:rPr>
              <w:lastRenderedPageBreak/>
              <w:t>作業系統</w:t>
            </w:r>
          </w:p>
        </w:tc>
        <w:tc>
          <w:tcPr>
            <w:tcW w:w="6100" w:type="dxa"/>
          </w:tcPr>
          <w:p w14:paraId="4FB88823" w14:textId="47CF6001" w:rsidR="00866B93" w:rsidRPr="0034463A" w:rsidRDefault="00E026BF" w:rsidP="00BA2F3D">
            <w:pPr>
              <w:pStyle w:val="af9"/>
              <w:cnfStyle w:val="000000000000" w:firstRow="0" w:lastRow="0" w:firstColumn="0" w:lastColumn="0" w:oddVBand="0" w:evenVBand="0" w:oddHBand="0" w:evenHBand="0" w:firstRowFirstColumn="0" w:firstRowLastColumn="0" w:lastRowFirstColumn="0" w:lastRowLastColumn="0"/>
            </w:pPr>
            <w:r w:rsidRPr="0034463A">
              <w:rPr>
                <w:rStyle w:val="normaltextrun"/>
                <w:rFonts w:eastAsiaTheme="minorEastAsia"/>
              </w:rPr>
              <w:t>Linux(</w:t>
            </w:r>
            <w:r w:rsidRPr="0034463A">
              <w:rPr>
                <w:rStyle w:val="normaltextrun"/>
                <w:rFonts w:eastAsiaTheme="minorEastAsia"/>
              </w:rPr>
              <w:t>建議</w:t>
            </w:r>
            <w:r w:rsidRPr="0034463A">
              <w:rPr>
                <w:rStyle w:val="normaltextrun"/>
                <w:rFonts w:eastAsiaTheme="minorEastAsia"/>
              </w:rPr>
              <w:t>Ubuntu Server 20.04 LTS</w:t>
            </w:r>
            <w:r w:rsidRPr="0034463A">
              <w:rPr>
                <w:rStyle w:val="normaltextrun"/>
                <w:rFonts w:eastAsiaTheme="minorEastAsia"/>
              </w:rPr>
              <w:t>或以上版本</w:t>
            </w:r>
            <w:r w:rsidRPr="0034463A">
              <w:rPr>
                <w:rStyle w:val="normaltextrun"/>
                <w:rFonts w:eastAsiaTheme="minorEastAsia"/>
              </w:rPr>
              <w:t>)</w:t>
            </w:r>
            <w:r w:rsidRPr="0034463A">
              <w:rPr>
                <w:rStyle w:val="normaltextrun"/>
                <w:rFonts w:eastAsiaTheme="minorEastAsia"/>
              </w:rPr>
              <w:t>、</w:t>
            </w:r>
            <w:r w:rsidRPr="0034463A">
              <w:rPr>
                <w:rStyle w:val="normaltextrun"/>
                <w:rFonts w:eastAsiaTheme="minorEastAsia"/>
              </w:rPr>
              <w:t>Windows Server 2019</w:t>
            </w:r>
          </w:p>
        </w:tc>
      </w:tr>
    </w:tbl>
    <w:p w14:paraId="526F4F0C" w14:textId="13385DEC" w:rsidR="00866B93" w:rsidRPr="0034463A" w:rsidRDefault="00866B93" w:rsidP="007C6ADF">
      <w:pPr>
        <w:pStyle w:val="afd"/>
        <w:rPr>
          <w:rFonts w:eastAsiaTheme="minorEastAsia" w:cs="Times New Roman"/>
        </w:rPr>
      </w:pPr>
    </w:p>
    <w:p w14:paraId="68CB2B1F" w14:textId="2F6177D8" w:rsidR="00D37B72" w:rsidRPr="0034463A" w:rsidRDefault="00866B93" w:rsidP="006C7CF5">
      <w:pPr>
        <w:pStyle w:val="3"/>
        <w:ind w:left="1120"/>
      </w:pPr>
      <w:bookmarkStart w:id="28" w:name="_Toc199885104"/>
      <w:r w:rsidRPr="0034463A">
        <w:rPr>
          <w:rFonts w:hint="eastAsia"/>
        </w:rPr>
        <w:t>使用者所需之軟硬體</w:t>
      </w:r>
      <w:bookmarkEnd w:id="28"/>
    </w:p>
    <w:p w14:paraId="4C21A152" w14:textId="77777777" w:rsidR="00811165" w:rsidRPr="0034463A" w:rsidRDefault="00811165" w:rsidP="00811165">
      <w:pPr>
        <w:ind w:left="1680"/>
        <w:rPr>
          <w:rFonts w:ascii="Times New Roman" w:hAnsi="Times New Roman" w:cs="Times New Roman"/>
        </w:rPr>
      </w:pPr>
    </w:p>
    <w:p w14:paraId="58C38B2F" w14:textId="524CD0A6" w:rsidR="00B3093B" w:rsidRPr="00376934" w:rsidRDefault="00B3093B" w:rsidP="00376934">
      <w:pPr>
        <w:pStyle w:val="afd"/>
      </w:pPr>
      <w:bookmarkStart w:id="29" w:name="_Toc198916101"/>
      <w:bookmarkStart w:id="30" w:name="_Toc199409496"/>
      <w:r w:rsidRPr="00376934">
        <w:rPr>
          <w:rFonts w:hint="eastAsia"/>
        </w:rPr>
        <w:t>表</w:t>
      </w:r>
      <w:r w:rsidRPr="00376934">
        <w:rPr>
          <w:rFonts w:hint="eastAsia"/>
        </w:rPr>
        <w:t xml:space="preserve"> </w:t>
      </w:r>
      <w:r w:rsidR="003D5A6A" w:rsidRPr="00376934">
        <w:t>2</w:t>
      </w:r>
      <w:r w:rsidRPr="00376934">
        <w:fldChar w:fldCharType="begin"/>
      </w:r>
      <w:r w:rsidRPr="00376934">
        <w:instrText xml:space="preserve"> </w:instrText>
      </w:r>
      <w:r w:rsidRPr="00376934">
        <w:rPr>
          <w:rFonts w:hint="eastAsia"/>
        </w:rPr>
        <w:instrText xml:space="preserve">SEQ </w:instrText>
      </w:r>
      <w:r w:rsidRPr="00376934">
        <w:rPr>
          <w:rFonts w:hint="eastAsia"/>
        </w:rPr>
        <w:instrText>表</w:instrText>
      </w:r>
      <w:r w:rsidRPr="00376934">
        <w:rPr>
          <w:rFonts w:hint="eastAsia"/>
        </w:rPr>
        <w:instrText xml:space="preserve"> \* ARABIC</w:instrText>
      </w:r>
      <w:r w:rsidRPr="00376934">
        <w:instrText xml:space="preserve"> </w:instrText>
      </w:r>
      <w:r w:rsidRPr="00376934">
        <w:fldChar w:fldCharType="separate"/>
      </w:r>
      <w:r w:rsidR="008C4CEC">
        <w:rPr>
          <w:noProof/>
        </w:rPr>
        <w:t>2</w:t>
      </w:r>
      <w:r w:rsidRPr="00376934">
        <w:fldChar w:fldCharType="end"/>
      </w:r>
      <w:r w:rsidRPr="00376934">
        <w:rPr>
          <w:rFonts w:hint="eastAsia"/>
        </w:rPr>
        <w:t>使用者所需之軟硬體</w:t>
      </w:r>
      <w:bookmarkEnd w:id="29"/>
      <w:bookmarkEnd w:id="30"/>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025"/>
      </w:tblGrid>
      <w:tr w:rsidR="00717F09" w:rsidRPr="007B6EFB" w14:paraId="6A3D655D" w14:textId="77777777" w:rsidTr="00CB53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588BA004" w14:textId="157AE1A9" w:rsidR="00717F09" w:rsidRPr="0034463A" w:rsidRDefault="00717F09" w:rsidP="00827DFC">
            <w:pPr>
              <w:pStyle w:val="af9"/>
            </w:pPr>
            <w:r w:rsidRPr="0034463A">
              <w:rPr>
                <w:rFonts w:hint="eastAsia"/>
              </w:rPr>
              <w:t>需求</w:t>
            </w:r>
          </w:p>
        </w:tc>
        <w:tc>
          <w:tcPr>
            <w:tcW w:w="7025" w:type="dxa"/>
            <w:vAlign w:val="center"/>
          </w:tcPr>
          <w:p w14:paraId="7F869CE1" w14:textId="66E0CCCA" w:rsidR="00717F09" w:rsidRPr="0034463A" w:rsidRDefault="00717F09" w:rsidP="00827DFC">
            <w:pPr>
              <w:pStyle w:val="af9"/>
              <w:cnfStyle w:val="100000000000" w:firstRow="1" w:lastRow="0" w:firstColumn="0" w:lastColumn="0" w:oddVBand="0" w:evenVBand="0" w:oddHBand="0" w:evenHBand="0" w:firstRowFirstColumn="0" w:firstRowLastColumn="0" w:lastRowFirstColumn="0" w:lastRowLastColumn="0"/>
            </w:pPr>
            <w:r w:rsidRPr="0034463A">
              <w:rPr>
                <w:rFonts w:hint="eastAsia"/>
              </w:rPr>
              <w:t>說明</w:t>
            </w:r>
          </w:p>
        </w:tc>
      </w:tr>
      <w:tr w:rsidR="00717F09" w:rsidRPr="007B6EFB" w14:paraId="264E3EF1" w14:textId="77777777" w:rsidTr="00CB5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06683EA" w14:textId="297C006A" w:rsidR="00717F09" w:rsidRPr="0034463A" w:rsidRDefault="00893B5F" w:rsidP="00827DFC">
            <w:pPr>
              <w:pStyle w:val="af9"/>
            </w:pPr>
            <w:r w:rsidRPr="0034463A">
              <w:rPr>
                <w:rFonts w:hint="eastAsia"/>
              </w:rPr>
              <w:t>軟體</w:t>
            </w:r>
          </w:p>
        </w:tc>
        <w:tc>
          <w:tcPr>
            <w:tcW w:w="7025" w:type="dxa"/>
            <w:vAlign w:val="center"/>
          </w:tcPr>
          <w:p w14:paraId="4EE70AE9" w14:textId="4A75D398" w:rsidR="006F7943" w:rsidRPr="0034463A" w:rsidRDefault="006F7943" w:rsidP="008C2DA5">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8"/>
                <w:szCs w:val="18"/>
              </w:rPr>
            </w:pPr>
            <w:r w:rsidRPr="0034463A">
              <w:rPr>
                <w:rStyle w:val="normaltextrun"/>
                <w:rFonts w:ascii="Times New Roman" w:eastAsiaTheme="minorEastAsia" w:hAnsi="Times New Roman" w:cs="Times New Roman" w:hint="eastAsia"/>
              </w:rPr>
              <w:t>任何支援瀏覽器的操作系統（</w:t>
            </w:r>
            <w:r w:rsidRPr="0034463A">
              <w:rPr>
                <w:rStyle w:val="normaltextrun"/>
                <w:rFonts w:ascii="Times New Roman" w:eastAsiaTheme="minorEastAsia" w:hAnsi="Times New Roman" w:cs="Times New Roman" w:hint="eastAsia"/>
              </w:rPr>
              <w:t>Windows</w:t>
            </w:r>
            <w:r w:rsidRPr="0034463A">
              <w:rPr>
                <w:rStyle w:val="normaltextrun"/>
                <w:rFonts w:ascii="Times New Roman" w:eastAsiaTheme="minorEastAsia" w:hAnsi="Times New Roman" w:cs="Times New Roman" w:hint="eastAsia"/>
              </w:rPr>
              <w:t>、</w:t>
            </w:r>
            <w:r w:rsidRPr="0034463A">
              <w:rPr>
                <w:rStyle w:val="normaltextrun"/>
                <w:rFonts w:ascii="Times New Roman" w:eastAsiaTheme="minorEastAsia" w:hAnsi="Times New Roman" w:cs="Times New Roman" w:hint="eastAsia"/>
              </w:rPr>
              <w:t>macOS</w:t>
            </w:r>
            <w:r w:rsidRPr="0034463A">
              <w:rPr>
                <w:rStyle w:val="normaltextrun"/>
                <w:rFonts w:ascii="Times New Roman" w:eastAsiaTheme="minorEastAsia" w:hAnsi="Times New Roman" w:cs="Times New Roman" w:hint="eastAsia"/>
              </w:rPr>
              <w:t>、</w:t>
            </w:r>
            <w:r w:rsidRPr="0034463A">
              <w:rPr>
                <w:rStyle w:val="normaltextrun"/>
                <w:rFonts w:ascii="Times New Roman" w:eastAsiaTheme="minorEastAsia" w:hAnsi="Times New Roman" w:cs="Times New Roman" w:hint="eastAsia"/>
              </w:rPr>
              <w:t>Linux</w:t>
            </w:r>
            <w:r w:rsidRPr="0034463A">
              <w:rPr>
                <w:rStyle w:val="normaltextrun"/>
                <w:rFonts w:ascii="Times New Roman" w:eastAsiaTheme="minorEastAsia" w:hAnsi="Times New Roman" w:cs="Times New Roman" w:hint="eastAsia"/>
              </w:rPr>
              <w:t>、</w:t>
            </w:r>
            <w:r w:rsidRPr="0034463A">
              <w:rPr>
                <w:rStyle w:val="normaltextrun"/>
                <w:rFonts w:ascii="Times New Roman" w:eastAsiaTheme="minorEastAsia" w:hAnsi="Times New Roman" w:cs="Times New Roman" w:hint="eastAsia"/>
              </w:rPr>
              <w:t>Android</w:t>
            </w:r>
            <w:r w:rsidRPr="0034463A">
              <w:rPr>
                <w:rStyle w:val="normaltextrun"/>
                <w:rFonts w:ascii="Times New Roman" w:eastAsiaTheme="minorEastAsia" w:hAnsi="Times New Roman" w:cs="Times New Roman" w:hint="eastAsia"/>
              </w:rPr>
              <w:t>、</w:t>
            </w:r>
            <w:r w:rsidRPr="0034463A">
              <w:rPr>
                <w:rStyle w:val="normaltextrun"/>
                <w:rFonts w:ascii="Times New Roman" w:eastAsiaTheme="minorEastAsia" w:hAnsi="Times New Roman" w:cs="Times New Roman" w:hint="eastAsia"/>
              </w:rPr>
              <w:t>iOS</w:t>
            </w:r>
            <w:r w:rsidRPr="0034463A">
              <w:rPr>
                <w:rStyle w:val="normaltextrun"/>
                <w:rFonts w:ascii="Times New Roman" w:eastAsiaTheme="minorEastAsia" w:hAnsi="Times New Roman" w:cs="Times New Roman" w:hint="eastAsia"/>
              </w:rPr>
              <w:t>）</w:t>
            </w:r>
          </w:p>
          <w:p w14:paraId="109A773C" w14:textId="254348F5" w:rsidR="006F7943" w:rsidRPr="0034463A" w:rsidRDefault="006F7943" w:rsidP="008C2DA5">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8"/>
                <w:szCs w:val="18"/>
              </w:rPr>
            </w:pPr>
            <w:r w:rsidRPr="0034463A">
              <w:rPr>
                <w:rStyle w:val="normaltextrun"/>
                <w:rFonts w:ascii="Times New Roman" w:eastAsiaTheme="minorEastAsia" w:hAnsi="Times New Roman" w:cs="Times New Roman" w:hint="eastAsia"/>
                <w:color w:val="000000"/>
              </w:rPr>
              <w:t>網頁瀏覽器：</w:t>
            </w:r>
            <w:r w:rsidRPr="0034463A">
              <w:rPr>
                <w:rStyle w:val="normaltextrun"/>
                <w:rFonts w:ascii="Times New Roman" w:eastAsiaTheme="minorEastAsia" w:hAnsi="Times New Roman" w:cs="Times New Roman" w:hint="eastAsia"/>
                <w:color w:val="000000"/>
              </w:rPr>
              <w:t>Google Chrome</w:t>
            </w:r>
          </w:p>
          <w:p w14:paraId="07DF8DC4" w14:textId="42509E56" w:rsidR="00717F09" w:rsidRPr="0034463A" w:rsidRDefault="006F7943" w:rsidP="008C2DA5">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8"/>
                <w:szCs w:val="18"/>
              </w:rPr>
            </w:pPr>
            <w:r w:rsidRPr="0034463A">
              <w:rPr>
                <w:rStyle w:val="normaltextrun"/>
                <w:rFonts w:ascii="Times New Roman" w:eastAsiaTheme="minorEastAsia" w:hAnsi="Times New Roman" w:cs="Times New Roman" w:hint="eastAsia"/>
                <w:color w:val="000000"/>
              </w:rPr>
              <w:t>其他：</w:t>
            </w:r>
            <w:r w:rsidRPr="0034463A">
              <w:rPr>
                <w:rStyle w:val="normaltextrun"/>
                <w:rFonts w:ascii="Times New Roman" w:eastAsiaTheme="minorEastAsia" w:hAnsi="Times New Roman" w:cs="Times New Roman" w:hint="eastAsia"/>
                <w:color w:val="000000"/>
              </w:rPr>
              <w:t>PDF</w:t>
            </w:r>
            <w:r w:rsidRPr="0034463A">
              <w:rPr>
                <w:rStyle w:val="normaltextrun"/>
                <w:rFonts w:ascii="Times New Roman" w:eastAsiaTheme="minorEastAsia" w:hAnsi="Times New Roman" w:cs="Times New Roman" w:hint="eastAsia"/>
                <w:color w:val="000000"/>
              </w:rPr>
              <w:t>閱讀器</w:t>
            </w:r>
          </w:p>
        </w:tc>
      </w:tr>
      <w:tr w:rsidR="00717F09" w:rsidRPr="007B6EFB" w14:paraId="18916388" w14:textId="77777777" w:rsidTr="001C324C">
        <w:tc>
          <w:tcPr>
            <w:cnfStyle w:val="001000000000" w:firstRow="0" w:lastRow="0" w:firstColumn="1" w:lastColumn="0" w:oddVBand="0" w:evenVBand="0" w:oddHBand="0" w:evenHBand="0" w:firstRowFirstColumn="0" w:firstRowLastColumn="0" w:lastRowFirstColumn="0" w:lastRowLastColumn="0"/>
            <w:tcW w:w="1271" w:type="dxa"/>
            <w:vAlign w:val="center"/>
          </w:tcPr>
          <w:p w14:paraId="22D179DF" w14:textId="4507B2A1" w:rsidR="00717F09" w:rsidRPr="0034463A" w:rsidRDefault="00893B5F" w:rsidP="00827DFC">
            <w:pPr>
              <w:pStyle w:val="af9"/>
            </w:pPr>
            <w:r w:rsidRPr="0034463A">
              <w:rPr>
                <w:rFonts w:hint="eastAsia"/>
              </w:rPr>
              <w:t>硬體</w:t>
            </w:r>
          </w:p>
        </w:tc>
        <w:tc>
          <w:tcPr>
            <w:tcW w:w="7025" w:type="dxa"/>
          </w:tcPr>
          <w:p w14:paraId="057651BC" w14:textId="5BA405D5" w:rsidR="00535345" w:rsidRPr="0034463A" w:rsidRDefault="00DE0175" w:rsidP="00535345">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sidRPr="0034463A">
              <w:rPr>
                <w:rStyle w:val="normaltextrun"/>
                <w:rFonts w:ascii="Times New Roman" w:eastAsiaTheme="minorEastAsia" w:hAnsi="Times New Roman" w:cs="Times New Roman" w:hint="eastAsia"/>
                <w:b/>
                <w:color w:val="000000"/>
              </w:rPr>
              <w:t>個人電腦（</w:t>
            </w:r>
            <w:r w:rsidR="00535345" w:rsidRPr="0034463A">
              <w:rPr>
                <w:rStyle w:val="normaltextrun"/>
                <w:rFonts w:ascii="Times New Roman" w:eastAsiaTheme="minorEastAsia" w:hAnsi="Times New Roman" w:cs="Times New Roman" w:hint="eastAsia"/>
                <w:b/>
                <w:color w:val="000000"/>
              </w:rPr>
              <w:t>PC</w:t>
            </w:r>
            <w:r w:rsidR="00535345" w:rsidRPr="0034463A">
              <w:rPr>
                <w:rStyle w:val="normaltextrun"/>
                <w:rFonts w:ascii="Times New Roman" w:eastAsiaTheme="minorEastAsia" w:hAnsi="Times New Roman" w:cs="Times New Roman" w:hint="eastAsia"/>
                <w:b/>
                <w:color w:val="000000"/>
              </w:rPr>
              <w:t>或筆電</w:t>
            </w:r>
            <w:r w:rsidRPr="0034463A">
              <w:rPr>
                <w:rStyle w:val="normaltextrun"/>
                <w:rFonts w:ascii="Times New Roman" w:eastAsiaTheme="minorEastAsia" w:hAnsi="Times New Roman" w:cs="Times New Roman" w:hint="eastAsia"/>
                <w:b/>
                <w:color w:val="000000"/>
              </w:rPr>
              <w:t>）</w:t>
            </w:r>
            <w:r w:rsidR="00535345" w:rsidRPr="0034463A">
              <w:rPr>
                <w:rStyle w:val="normaltextrun"/>
                <w:rFonts w:ascii="Times New Roman" w:eastAsiaTheme="minorEastAsia" w:hAnsi="Times New Roman" w:cs="Times New Roman" w:hint="eastAsia"/>
                <w:b/>
                <w:color w:val="000000"/>
              </w:rPr>
              <w:t>：</w:t>
            </w:r>
            <w:r w:rsidR="00535345" w:rsidRPr="0034463A">
              <w:rPr>
                <w:rStyle w:val="eop"/>
                <w:rFonts w:ascii="Times New Roman" w:eastAsiaTheme="minorEastAsia" w:hAnsi="Times New Roman" w:cs="Times New Roman" w:hint="eastAsia"/>
                <w:b/>
                <w:color w:val="000000"/>
              </w:rPr>
              <w:t> </w:t>
            </w:r>
          </w:p>
          <w:p w14:paraId="272A414F" w14:textId="38C7CDDF" w:rsidR="00535345" w:rsidRPr="0034463A" w:rsidRDefault="00535345" w:rsidP="00F27071">
            <w:pPr>
              <w:pStyle w:val="paragraph"/>
              <w:numPr>
                <w:ilvl w:val="0"/>
                <w:numId w:val="10"/>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需有</w:t>
            </w:r>
            <w:r w:rsidRPr="0034463A">
              <w:rPr>
                <w:rStyle w:val="normaltextrun"/>
                <w:rFonts w:ascii="Times New Roman" w:eastAsiaTheme="minorEastAsia" w:hAnsi="Times New Roman" w:cs="Times New Roman" w:hint="eastAsia"/>
                <w:color w:val="000000"/>
              </w:rPr>
              <w:t>Win</w:t>
            </w:r>
            <w:r w:rsidR="00E90AF5" w:rsidRPr="0034463A">
              <w:rPr>
                <w:rStyle w:val="normaltextrun"/>
                <w:rFonts w:ascii="Times New Roman" w:eastAsiaTheme="minorEastAsia" w:hAnsi="Times New Roman" w:cs="Times New Roman"/>
                <w:color w:val="000000"/>
              </w:rPr>
              <w:t xml:space="preserve"> </w:t>
            </w:r>
            <w:r w:rsidRPr="0034463A">
              <w:rPr>
                <w:rStyle w:val="normaltextrun"/>
                <w:rFonts w:ascii="Times New Roman" w:eastAsiaTheme="minorEastAsia" w:hAnsi="Times New Roman" w:cs="Times New Roman" w:hint="eastAsia"/>
                <w:color w:val="000000"/>
              </w:rPr>
              <w:t>10</w:t>
            </w:r>
            <w:r w:rsidRPr="0034463A">
              <w:rPr>
                <w:rStyle w:val="normaltextrun"/>
                <w:rFonts w:ascii="Times New Roman" w:eastAsiaTheme="minorEastAsia" w:hAnsi="Times New Roman" w:cs="Times New Roman" w:hint="eastAsia"/>
                <w:color w:val="000000"/>
              </w:rPr>
              <w:t>或</w:t>
            </w:r>
            <w:r w:rsidRPr="0034463A">
              <w:rPr>
                <w:rStyle w:val="normaltextrun"/>
                <w:rFonts w:ascii="Times New Roman" w:eastAsiaTheme="minorEastAsia" w:hAnsi="Times New Roman" w:cs="Times New Roman" w:hint="eastAsia"/>
                <w:color w:val="000000"/>
              </w:rPr>
              <w:t>macOS</w:t>
            </w:r>
            <w:r w:rsidR="00E90AF5" w:rsidRPr="0034463A">
              <w:rPr>
                <w:rStyle w:val="normaltextrun"/>
                <w:rFonts w:ascii="Times New Roman" w:eastAsiaTheme="minorEastAsia" w:hAnsi="Times New Roman" w:cs="Times New Roman"/>
                <w:color w:val="000000"/>
              </w:rPr>
              <w:t xml:space="preserve"> </w:t>
            </w:r>
            <w:r w:rsidRPr="0034463A">
              <w:rPr>
                <w:rStyle w:val="normaltextrun"/>
                <w:rFonts w:ascii="Times New Roman" w:eastAsiaTheme="minorEastAsia" w:hAnsi="Times New Roman" w:cs="Times New Roman" w:hint="eastAsia"/>
                <w:color w:val="000000"/>
              </w:rPr>
              <w:t>10.15</w:t>
            </w:r>
            <w:r w:rsidRPr="0034463A">
              <w:rPr>
                <w:rStyle w:val="eop"/>
                <w:rFonts w:ascii="Times New Roman" w:eastAsiaTheme="minorEastAsia" w:hAnsi="Times New Roman" w:cs="Times New Roman" w:hint="eastAsia"/>
                <w:color w:val="000000"/>
              </w:rPr>
              <w:t> </w:t>
            </w:r>
          </w:p>
          <w:p w14:paraId="1B184D64" w14:textId="77777777" w:rsidR="00535345" w:rsidRPr="0034463A" w:rsidRDefault="00535345" w:rsidP="00F27071">
            <w:pPr>
              <w:pStyle w:val="paragraph"/>
              <w:numPr>
                <w:ilvl w:val="0"/>
                <w:numId w:val="10"/>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處理器至少雙核心</w:t>
            </w:r>
            <w:r w:rsidRPr="0034463A">
              <w:rPr>
                <w:rStyle w:val="normaltextrun"/>
                <w:rFonts w:ascii="Times New Roman" w:eastAsiaTheme="minorEastAsia" w:hAnsi="Times New Roman" w:cs="Times New Roman" w:hint="eastAsia"/>
                <w:color w:val="000000"/>
              </w:rPr>
              <w:t>2.0GHz</w:t>
            </w:r>
            <w:r w:rsidRPr="0034463A">
              <w:rPr>
                <w:rStyle w:val="eop"/>
                <w:rFonts w:ascii="Times New Roman" w:eastAsiaTheme="minorEastAsia" w:hAnsi="Times New Roman" w:cs="Times New Roman" w:hint="eastAsia"/>
                <w:color w:val="000000"/>
              </w:rPr>
              <w:t> </w:t>
            </w:r>
          </w:p>
          <w:p w14:paraId="0E5DB911" w14:textId="77777777" w:rsidR="00535345" w:rsidRPr="0034463A" w:rsidRDefault="00535345" w:rsidP="00F27071">
            <w:pPr>
              <w:pStyle w:val="paragraph"/>
              <w:numPr>
                <w:ilvl w:val="0"/>
                <w:numId w:val="10"/>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記憶體</w:t>
            </w:r>
            <w:r w:rsidRPr="0034463A">
              <w:rPr>
                <w:rStyle w:val="normaltextrun"/>
                <w:rFonts w:ascii="Times New Roman" w:eastAsiaTheme="minorEastAsia" w:hAnsi="Times New Roman" w:cs="Times New Roman" w:hint="eastAsia"/>
                <w:color w:val="000000"/>
              </w:rPr>
              <w:t>4GB</w:t>
            </w:r>
            <w:r w:rsidRPr="0034463A">
              <w:rPr>
                <w:rStyle w:val="eop"/>
                <w:rFonts w:ascii="Times New Roman" w:eastAsiaTheme="minorEastAsia" w:hAnsi="Times New Roman" w:cs="Times New Roman" w:hint="eastAsia"/>
                <w:color w:val="000000"/>
              </w:rPr>
              <w:t> </w:t>
            </w:r>
          </w:p>
          <w:p w14:paraId="3C917C72" w14:textId="77777777" w:rsidR="00535345" w:rsidRPr="0034463A" w:rsidRDefault="00535345" w:rsidP="00F27071">
            <w:pPr>
              <w:pStyle w:val="paragraph"/>
              <w:numPr>
                <w:ilvl w:val="0"/>
                <w:numId w:val="10"/>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硬碟空間</w:t>
            </w:r>
            <w:r w:rsidRPr="0034463A">
              <w:rPr>
                <w:rStyle w:val="normaltextrun"/>
                <w:rFonts w:ascii="Times New Roman" w:eastAsiaTheme="minorEastAsia" w:hAnsi="Times New Roman" w:cs="Times New Roman" w:hint="eastAsia"/>
                <w:color w:val="000000"/>
              </w:rPr>
              <w:t>10GB</w:t>
            </w:r>
            <w:r w:rsidRPr="0034463A">
              <w:rPr>
                <w:rStyle w:val="eop"/>
                <w:rFonts w:ascii="Times New Roman" w:eastAsiaTheme="minorEastAsia" w:hAnsi="Times New Roman" w:cs="Times New Roman" w:hint="eastAsia"/>
                <w:color w:val="000000"/>
              </w:rPr>
              <w:t> </w:t>
            </w:r>
          </w:p>
          <w:p w14:paraId="345FEEE4" w14:textId="43A3C5AF" w:rsidR="00535345" w:rsidRPr="0034463A" w:rsidRDefault="00DE0175" w:rsidP="00535345">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b/>
              </w:rPr>
            </w:pPr>
            <w:r w:rsidRPr="0034463A">
              <w:rPr>
                <w:rStyle w:val="normaltextrun"/>
                <w:rFonts w:ascii="Times New Roman" w:eastAsiaTheme="minorEastAsia" w:hAnsi="Times New Roman" w:cs="Times New Roman" w:hint="eastAsia"/>
                <w:b/>
                <w:color w:val="000000"/>
              </w:rPr>
              <w:t>行動裝置（</w:t>
            </w:r>
            <w:r w:rsidR="00535345" w:rsidRPr="0034463A">
              <w:rPr>
                <w:rStyle w:val="normaltextrun"/>
                <w:rFonts w:ascii="Times New Roman" w:eastAsiaTheme="minorEastAsia" w:hAnsi="Times New Roman" w:cs="Times New Roman" w:hint="eastAsia"/>
                <w:b/>
                <w:color w:val="000000"/>
              </w:rPr>
              <w:t>智慧型手機</w:t>
            </w:r>
            <w:r w:rsidRPr="0034463A">
              <w:rPr>
                <w:rStyle w:val="normaltextrun"/>
                <w:rFonts w:ascii="Times New Roman" w:eastAsiaTheme="minorEastAsia" w:hAnsi="Times New Roman" w:cs="Times New Roman" w:hint="eastAsia"/>
                <w:b/>
                <w:color w:val="000000"/>
              </w:rPr>
              <w:t>）</w:t>
            </w:r>
            <w:r w:rsidR="00535345" w:rsidRPr="0034463A">
              <w:rPr>
                <w:rStyle w:val="normaltextrun"/>
                <w:rFonts w:ascii="Times New Roman" w:eastAsiaTheme="minorEastAsia" w:hAnsi="Times New Roman" w:cs="Times New Roman" w:hint="eastAsia"/>
                <w:b/>
                <w:color w:val="000000"/>
              </w:rPr>
              <w:t>：</w:t>
            </w:r>
            <w:r w:rsidR="00535345" w:rsidRPr="0034463A">
              <w:rPr>
                <w:rStyle w:val="eop"/>
                <w:rFonts w:ascii="Times New Roman" w:eastAsiaTheme="minorEastAsia" w:hAnsi="Times New Roman" w:cs="Times New Roman" w:hint="eastAsia"/>
                <w:b/>
                <w:color w:val="000000"/>
              </w:rPr>
              <w:t> </w:t>
            </w:r>
          </w:p>
          <w:p w14:paraId="5F5C739F" w14:textId="77777777" w:rsidR="00535345" w:rsidRPr="0034463A" w:rsidRDefault="00535345" w:rsidP="00F27071">
            <w:pPr>
              <w:pStyle w:val="paragraph"/>
              <w:numPr>
                <w:ilvl w:val="0"/>
                <w:numId w:val="11"/>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作業系統至少</w:t>
            </w:r>
            <w:r w:rsidRPr="0034463A">
              <w:rPr>
                <w:rStyle w:val="normaltextrun"/>
                <w:rFonts w:ascii="Times New Roman" w:eastAsiaTheme="minorEastAsia" w:hAnsi="Times New Roman" w:cs="Times New Roman" w:hint="eastAsia"/>
                <w:color w:val="000000"/>
              </w:rPr>
              <w:t>iOS 13</w:t>
            </w:r>
            <w:r w:rsidRPr="0034463A">
              <w:rPr>
                <w:rStyle w:val="normaltextrun"/>
                <w:rFonts w:ascii="Times New Roman" w:eastAsiaTheme="minorEastAsia" w:hAnsi="Times New Roman" w:cs="Times New Roman" w:hint="eastAsia"/>
                <w:color w:val="000000"/>
              </w:rPr>
              <w:t>或</w:t>
            </w:r>
            <w:r w:rsidRPr="0034463A">
              <w:rPr>
                <w:rStyle w:val="normaltextrun"/>
                <w:rFonts w:ascii="Times New Roman" w:eastAsiaTheme="minorEastAsia" w:hAnsi="Times New Roman" w:cs="Times New Roman" w:hint="eastAsia"/>
                <w:color w:val="000000"/>
              </w:rPr>
              <w:t>Android 9</w:t>
            </w:r>
            <w:r w:rsidRPr="0034463A">
              <w:rPr>
                <w:rStyle w:val="normaltextrun"/>
                <w:rFonts w:ascii="Times New Roman" w:eastAsiaTheme="minorEastAsia" w:hAnsi="Times New Roman" w:cs="Times New Roman" w:hint="eastAsia"/>
                <w:color w:val="000000"/>
              </w:rPr>
              <w:t>以上</w:t>
            </w:r>
            <w:r w:rsidRPr="0034463A">
              <w:rPr>
                <w:rStyle w:val="eop"/>
                <w:rFonts w:ascii="Times New Roman" w:eastAsiaTheme="minorEastAsia" w:hAnsi="Times New Roman" w:cs="Times New Roman" w:hint="eastAsia"/>
                <w:color w:val="000000"/>
              </w:rPr>
              <w:t> </w:t>
            </w:r>
          </w:p>
          <w:p w14:paraId="593D1D14" w14:textId="36CF0BD3" w:rsidR="00717F09" w:rsidRPr="0034463A" w:rsidRDefault="00535345" w:rsidP="00F27071">
            <w:pPr>
              <w:pStyle w:val="paragraph"/>
              <w:numPr>
                <w:ilvl w:val="0"/>
                <w:numId w:val="11"/>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34463A">
              <w:rPr>
                <w:rStyle w:val="normaltextrun"/>
                <w:rFonts w:ascii="Times New Roman" w:eastAsiaTheme="minorEastAsia" w:hAnsi="Times New Roman" w:cs="Times New Roman" w:hint="eastAsia"/>
                <w:color w:val="000000"/>
              </w:rPr>
              <w:t>硬體至少</w:t>
            </w:r>
            <w:r w:rsidRPr="0034463A">
              <w:rPr>
                <w:rStyle w:val="normaltextrun"/>
                <w:rFonts w:ascii="Times New Roman" w:eastAsiaTheme="minorEastAsia" w:hAnsi="Times New Roman" w:cs="Times New Roman" w:hint="eastAsia"/>
                <w:color w:val="000000"/>
              </w:rPr>
              <w:t xml:space="preserve">2GB RAM </w:t>
            </w:r>
            <w:r w:rsidRPr="0034463A">
              <w:rPr>
                <w:rStyle w:val="normaltextrun"/>
                <w:rFonts w:ascii="Times New Roman" w:eastAsiaTheme="minorEastAsia" w:hAnsi="Times New Roman" w:cs="Times New Roman" w:hint="eastAsia"/>
                <w:color w:val="000000"/>
              </w:rPr>
              <w:t>支援</w:t>
            </w:r>
            <w:r w:rsidRPr="0034463A">
              <w:rPr>
                <w:rStyle w:val="normaltextrun"/>
                <w:rFonts w:ascii="Times New Roman" w:eastAsiaTheme="minorEastAsia" w:hAnsi="Times New Roman" w:cs="Times New Roman" w:hint="eastAsia"/>
                <w:color w:val="000000"/>
              </w:rPr>
              <w:t>4G</w:t>
            </w:r>
            <w:r w:rsidRPr="0034463A">
              <w:rPr>
                <w:rStyle w:val="normaltextrun"/>
                <w:rFonts w:ascii="Times New Roman" w:eastAsiaTheme="minorEastAsia" w:hAnsi="Times New Roman" w:cs="Times New Roman" w:hint="eastAsia"/>
                <w:color w:val="000000"/>
              </w:rPr>
              <w:t>或</w:t>
            </w:r>
            <w:r w:rsidRPr="0034463A">
              <w:rPr>
                <w:rStyle w:val="normaltextrun"/>
                <w:rFonts w:ascii="Times New Roman" w:eastAsiaTheme="minorEastAsia" w:hAnsi="Times New Roman" w:cs="Times New Roman" w:hint="eastAsia"/>
                <w:color w:val="000000"/>
              </w:rPr>
              <w:t>Wi-Fi</w:t>
            </w:r>
            <w:r w:rsidRPr="0034463A">
              <w:rPr>
                <w:rStyle w:val="normaltextrun"/>
                <w:rFonts w:ascii="Times New Roman" w:eastAsiaTheme="minorEastAsia" w:hAnsi="Times New Roman" w:cs="Times New Roman" w:hint="eastAsia"/>
                <w:color w:val="000000"/>
              </w:rPr>
              <w:t>網路</w:t>
            </w:r>
            <w:r w:rsidRPr="0034463A">
              <w:rPr>
                <w:rStyle w:val="eop"/>
                <w:rFonts w:ascii="Times New Roman" w:eastAsiaTheme="minorEastAsia" w:hAnsi="Times New Roman" w:cs="Times New Roman" w:hint="eastAsia"/>
                <w:color w:val="000000"/>
              </w:rPr>
              <w:t> </w:t>
            </w:r>
          </w:p>
        </w:tc>
      </w:tr>
    </w:tbl>
    <w:p w14:paraId="53A564A6" w14:textId="2520B9E9" w:rsidR="00994F76" w:rsidRPr="0034463A" w:rsidRDefault="00994F76" w:rsidP="00D1413A">
      <w:pPr>
        <w:pStyle w:val="2"/>
      </w:pPr>
      <w:bookmarkStart w:id="31" w:name="_Toc199885105"/>
      <w:r w:rsidRPr="0034463A">
        <w:rPr>
          <w:rFonts w:hint="eastAsia"/>
        </w:rPr>
        <w:lastRenderedPageBreak/>
        <w:t>系統架構</w:t>
      </w:r>
      <w:bookmarkEnd w:id="25"/>
      <w:bookmarkEnd w:id="31"/>
    </w:p>
    <w:p w14:paraId="4ADD2BE2" w14:textId="51F00DCB" w:rsidR="00674528" w:rsidRPr="0034463A" w:rsidRDefault="004571F4" w:rsidP="00B73E20">
      <w:pPr>
        <w:pStyle w:val="3"/>
        <w:numPr>
          <w:ilvl w:val="0"/>
          <w:numId w:val="6"/>
        </w:numPr>
        <w:ind w:left="1600"/>
      </w:pPr>
      <w:bookmarkStart w:id="32" w:name="_Toc199885106"/>
      <w:r w:rsidRPr="004571F4">
        <w:rPr>
          <w:noProof/>
        </w:rPr>
        <w:drawing>
          <wp:anchor distT="0" distB="0" distL="114300" distR="114300" simplePos="0" relativeHeight="251658243" behindDoc="0" locked="0" layoutInCell="1" allowOverlap="1" wp14:anchorId="10A0D783" wp14:editId="5EFBD039">
            <wp:simplePos x="0" y="0"/>
            <wp:positionH relativeFrom="column">
              <wp:posOffset>1068705</wp:posOffset>
            </wp:positionH>
            <wp:positionV relativeFrom="paragraph">
              <wp:posOffset>501650</wp:posOffset>
            </wp:positionV>
            <wp:extent cx="4057650" cy="4062095"/>
            <wp:effectExtent l="0" t="0" r="0" b="0"/>
            <wp:wrapTopAndBottom/>
            <wp:docPr id="8158078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7863"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4062095"/>
                    </a:xfrm>
                    <a:prstGeom prst="rect">
                      <a:avLst/>
                    </a:prstGeom>
                  </pic:spPr>
                </pic:pic>
              </a:graphicData>
            </a:graphic>
            <wp14:sizeRelH relativeFrom="page">
              <wp14:pctWidth>0</wp14:pctWidth>
            </wp14:sizeRelH>
            <wp14:sizeRelV relativeFrom="page">
              <wp14:pctHeight>0</wp14:pctHeight>
            </wp14:sizeRelV>
          </wp:anchor>
        </w:drawing>
      </w:r>
      <w:r w:rsidR="00674528" w:rsidRPr="0034463A">
        <w:t>系統</w:t>
      </w:r>
      <w:r w:rsidR="00674528" w:rsidRPr="0034463A">
        <w:rPr>
          <w:rFonts w:hint="eastAsia"/>
        </w:rPr>
        <w:t>架構圖</w:t>
      </w:r>
      <w:bookmarkEnd w:id="32"/>
    </w:p>
    <w:p w14:paraId="7B4A68AD" w14:textId="24CFC61D" w:rsidR="00C41669" w:rsidRPr="0034463A" w:rsidRDefault="00C41669" w:rsidP="00A7760E">
      <w:pPr>
        <w:ind w:leftChars="0" w:left="1680"/>
        <w:rPr>
          <w:rFonts w:ascii="Times New Roman" w:hAnsi="Times New Roman" w:cs="Times New Roman"/>
        </w:rPr>
      </w:pPr>
    </w:p>
    <w:p w14:paraId="571CDB7A" w14:textId="1A600FD7" w:rsidR="00674528" w:rsidRPr="0019147C" w:rsidRDefault="00F30E90" w:rsidP="004551E7">
      <w:pPr>
        <w:pStyle w:val="affb"/>
        <w:rPr>
          <w:rFonts w:ascii="Times New Roman" w:hAnsi="Times New Roman" w:cs="Times New Roman"/>
        </w:rPr>
      </w:pPr>
      <w:bookmarkStart w:id="33" w:name="_Toc199499895"/>
      <w:r w:rsidRPr="0019147C">
        <w:rPr>
          <w:rFonts w:ascii="Times New Roman" w:hAnsi="Times New Roman" w:cs="Times New Roman"/>
        </w:rPr>
        <w:t>圖</w:t>
      </w:r>
      <w:r w:rsidR="0005401F" w:rsidRPr="0019147C">
        <w:rPr>
          <w:rFonts w:ascii="Times New Roman" w:hAnsi="Times New Roman" w:cs="Times New Roman"/>
        </w:rPr>
        <w:t>1</w:t>
      </w:r>
      <w:r w:rsidRPr="0019147C">
        <w:rPr>
          <w:rFonts w:ascii="Times New Roman" w:hAnsi="Times New Roman" w:cs="Times New Roman"/>
        </w:rPr>
        <w:t>系統架構圖</w:t>
      </w:r>
      <w:bookmarkEnd w:id="33"/>
    </w:p>
    <w:p w14:paraId="35B7A20E" w14:textId="77777777" w:rsidR="00D54EBA" w:rsidRDefault="00D54EBA" w:rsidP="00376934">
      <w:pPr>
        <w:pStyle w:val="afd"/>
        <w:rPr>
          <w:rFonts w:eastAsiaTheme="minorEastAsia" w:cs="Times New Roman"/>
        </w:rPr>
      </w:pPr>
      <w:bookmarkStart w:id="34" w:name="_Toc198916102"/>
    </w:p>
    <w:p w14:paraId="41FF980D" w14:textId="77777777" w:rsidR="00D54EBA" w:rsidRDefault="00D54EBA" w:rsidP="00376934">
      <w:pPr>
        <w:pStyle w:val="afd"/>
        <w:rPr>
          <w:rFonts w:eastAsiaTheme="minorEastAsia" w:cs="Times New Roman"/>
        </w:rPr>
      </w:pPr>
    </w:p>
    <w:p w14:paraId="0D74A837" w14:textId="77777777" w:rsidR="00D54EBA" w:rsidRDefault="00D54EBA" w:rsidP="00376934">
      <w:pPr>
        <w:pStyle w:val="afd"/>
        <w:rPr>
          <w:rFonts w:eastAsiaTheme="minorEastAsia" w:cs="Times New Roman"/>
        </w:rPr>
      </w:pPr>
    </w:p>
    <w:p w14:paraId="15005C1C" w14:textId="77777777" w:rsidR="00D54EBA" w:rsidRDefault="00D54EBA" w:rsidP="00376934">
      <w:pPr>
        <w:pStyle w:val="afd"/>
        <w:rPr>
          <w:rFonts w:eastAsiaTheme="minorEastAsia" w:cs="Times New Roman"/>
        </w:rPr>
      </w:pPr>
    </w:p>
    <w:p w14:paraId="5BAE2E9B" w14:textId="77777777" w:rsidR="00D54EBA" w:rsidRDefault="00D54EBA" w:rsidP="00376934">
      <w:pPr>
        <w:pStyle w:val="afd"/>
        <w:rPr>
          <w:rFonts w:eastAsiaTheme="minorEastAsia" w:cs="Times New Roman"/>
        </w:rPr>
      </w:pPr>
    </w:p>
    <w:p w14:paraId="3C89AFAD" w14:textId="77777777" w:rsidR="00D54EBA" w:rsidRDefault="00D54EBA" w:rsidP="00376934">
      <w:pPr>
        <w:pStyle w:val="afd"/>
        <w:rPr>
          <w:rFonts w:eastAsiaTheme="minorEastAsia" w:cs="Times New Roman"/>
        </w:rPr>
      </w:pPr>
    </w:p>
    <w:p w14:paraId="7AA932B1" w14:textId="77777777" w:rsidR="00D54EBA" w:rsidRDefault="00D54EBA" w:rsidP="00376934">
      <w:pPr>
        <w:pStyle w:val="afd"/>
        <w:rPr>
          <w:rFonts w:eastAsiaTheme="minorEastAsia" w:cs="Times New Roman"/>
        </w:rPr>
      </w:pPr>
    </w:p>
    <w:p w14:paraId="59F1BB56" w14:textId="77777777" w:rsidR="00D54EBA" w:rsidRDefault="00D54EBA" w:rsidP="00376934">
      <w:pPr>
        <w:pStyle w:val="afd"/>
        <w:rPr>
          <w:rFonts w:eastAsiaTheme="minorEastAsia" w:cs="Times New Roman"/>
        </w:rPr>
      </w:pPr>
    </w:p>
    <w:p w14:paraId="6437E66C" w14:textId="77777777" w:rsidR="00D54EBA" w:rsidRDefault="00D54EBA" w:rsidP="00376934">
      <w:pPr>
        <w:pStyle w:val="afd"/>
        <w:rPr>
          <w:rFonts w:eastAsiaTheme="minorEastAsia" w:cs="Times New Roman"/>
        </w:rPr>
      </w:pPr>
    </w:p>
    <w:p w14:paraId="56BCB65F" w14:textId="77777777" w:rsidR="00D54EBA" w:rsidRDefault="00D54EBA" w:rsidP="00376934">
      <w:pPr>
        <w:pStyle w:val="afd"/>
        <w:rPr>
          <w:rFonts w:eastAsiaTheme="minorEastAsia" w:cs="Times New Roman"/>
        </w:rPr>
      </w:pPr>
    </w:p>
    <w:p w14:paraId="6BE7A49C" w14:textId="77777777" w:rsidR="00853F70" w:rsidRDefault="00853F70" w:rsidP="00376934">
      <w:pPr>
        <w:pStyle w:val="afd"/>
        <w:rPr>
          <w:rFonts w:eastAsiaTheme="minorEastAsia" w:cs="Times New Roman"/>
        </w:rPr>
      </w:pPr>
    </w:p>
    <w:p w14:paraId="7F343D9D" w14:textId="77777777" w:rsidR="00853F70" w:rsidRDefault="00853F70" w:rsidP="00376934">
      <w:pPr>
        <w:pStyle w:val="afd"/>
        <w:rPr>
          <w:rFonts w:eastAsiaTheme="minorEastAsia" w:cs="Times New Roman"/>
        </w:rPr>
      </w:pPr>
    </w:p>
    <w:p w14:paraId="4EE1EBD6" w14:textId="77777777" w:rsidR="00853F70" w:rsidRDefault="00853F70" w:rsidP="00376934">
      <w:pPr>
        <w:pStyle w:val="afd"/>
        <w:rPr>
          <w:rFonts w:eastAsiaTheme="minorEastAsia" w:cs="Times New Roman"/>
        </w:rPr>
      </w:pPr>
    </w:p>
    <w:p w14:paraId="5678216A" w14:textId="77777777" w:rsidR="00853F70" w:rsidRDefault="00853F70" w:rsidP="00376934">
      <w:pPr>
        <w:pStyle w:val="afd"/>
        <w:rPr>
          <w:rFonts w:eastAsiaTheme="minorEastAsia" w:cs="Times New Roman"/>
        </w:rPr>
      </w:pPr>
    </w:p>
    <w:p w14:paraId="0FF4E13F" w14:textId="70079BFB" w:rsidR="00674528" w:rsidRPr="00376934" w:rsidRDefault="00674528" w:rsidP="00376934">
      <w:pPr>
        <w:pStyle w:val="afd"/>
        <w:rPr>
          <w:rFonts w:eastAsiaTheme="minorEastAsia" w:cs="Times New Roman"/>
        </w:rPr>
      </w:pPr>
      <w:bookmarkStart w:id="35" w:name="_Toc199409497"/>
      <w:r w:rsidRPr="00376934">
        <w:rPr>
          <w:rFonts w:eastAsiaTheme="minorEastAsia" w:cs="Times New Roman" w:hint="eastAsia"/>
        </w:rPr>
        <w:t>表</w:t>
      </w:r>
      <w:r w:rsidRPr="00376934">
        <w:rPr>
          <w:rFonts w:eastAsiaTheme="minorEastAsia" w:cs="Times New Roman" w:hint="eastAsia"/>
        </w:rPr>
        <w:t xml:space="preserve"> </w:t>
      </w:r>
      <w:r w:rsidR="006F0230" w:rsidRPr="00376934">
        <w:t>3</w:t>
      </w:r>
      <w:r w:rsidRPr="00376934">
        <w:rPr>
          <w:rFonts w:eastAsiaTheme="minorEastAsia" w:cs="Times New Roman"/>
        </w:rPr>
        <w:fldChar w:fldCharType="begin"/>
      </w:r>
      <w:r w:rsidRPr="00376934">
        <w:rPr>
          <w:rFonts w:eastAsiaTheme="minorEastAsia" w:cs="Times New Roman"/>
        </w:rPr>
        <w:instrText xml:space="preserve"> </w:instrText>
      </w:r>
      <w:r w:rsidRPr="00376934">
        <w:rPr>
          <w:rFonts w:eastAsiaTheme="minorEastAsia" w:cs="Times New Roman" w:hint="eastAsia"/>
        </w:rPr>
        <w:instrText xml:space="preserve">SEQ </w:instrText>
      </w:r>
      <w:r w:rsidRPr="00376934">
        <w:rPr>
          <w:rFonts w:eastAsiaTheme="minorEastAsia" w:cs="Times New Roman" w:hint="eastAsia"/>
        </w:rPr>
        <w:instrText>表</w:instrText>
      </w:r>
      <w:r w:rsidRPr="00376934">
        <w:rPr>
          <w:rFonts w:eastAsiaTheme="minorEastAsia" w:cs="Times New Roman" w:hint="eastAsia"/>
        </w:rPr>
        <w:instrText xml:space="preserve"> \* ARABIC</w:instrText>
      </w:r>
      <w:r w:rsidRPr="00376934">
        <w:rPr>
          <w:rFonts w:eastAsiaTheme="minorEastAsia" w:cs="Times New Roman"/>
        </w:rPr>
        <w:instrText xml:space="preserve"> </w:instrText>
      </w:r>
      <w:r w:rsidRPr="00376934">
        <w:rPr>
          <w:rFonts w:eastAsiaTheme="minorEastAsia" w:cs="Times New Roman"/>
        </w:rPr>
        <w:fldChar w:fldCharType="separate"/>
      </w:r>
      <w:r w:rsidR="008C4CEC">
        <w:rPr>
          <w:rFonts w:eastAsiaTheme="minorEastAsia" w:cs="Times New Roman"/>
          <w:noProof/>
        </w:rPr>
        <w:t>3</w:t>
      </w:r>
      <w:r w:rsidRPr="00376934">
        <w:rPr>
          <w:rFonts w:eastAsiaTheme="minorEastAsia" w:cs="Times New Roman"/>
        </w:rPr>
        <w:fldChar w:fldCharType="end"/>
      </w:r>
      <w:r w:rsidRPr="00376934">
        <w:rPr>
          <w:rFonts w:eastAsiaTheme="minorEastAsia" w:cs="Times New Roman" w:hint="eastAsia"/>
        </w:rPr>
        <w:t>主功能的細項及說明</w:t>
      </w:r>
      <w:bookmarkEnd w:id="34"/>
      <w:bookmarkEnd w:id="35"/>
    </w:p>
    <w:tbl>
      <w:tblPr>
        <w:tblStyle w:val="ac"/>
        <w:tblW w:w="5000" w:type="pct"/>
        <w:tblLook w:val="04A0" w:firstRow="1" w:lastRow="0" w:firstColumn="1" w:lastColumn="0" w:noHBand="0" w:noVBand="1"/>
      </w:tblPr>
      <w:tblGrid>
        <w:gridCol w:w="1697"/>
        <w:gridCol w:w="2980"/>
        <w:gridCol w:w="3625"/>
      </w:tblGrid>
      <w:tr w:rsidR="00674528" w14:paraId="00E9E621" w14:textId="77777777" w:rsidTr="00B56CE2">
        <w:trPr>
          <w:tblHeader/>
        </w:trPr>
        <w:tc>
          <w:tcPr>
            <w:tcW w:w="1022" w:type="pct"/>
            <w:shd w:val="clear" w:color="auto" w:fill="D0CECE" w:themeFill="background2" w:themeFillShade="E6"/>
            <w:vAlign w:val="center"/>
          </w:tcPr>
          <w:p w14:paraId="59F195B5" w14:textId="77777777" w:rsidR="00674528" w:rsidRPr="0034463A" w:rsidRDefault="00674528" w:rsidP="00827DFC">
            <w:pPr>
              <w:pStyle w:val="af9"/>
            </w:pPr>
            <w:r w:rsidRPr="0034463A">
              <w:rPr>
                <w:rFonts w:hint="eastAsia"/>
              </w:rPr>
              <w:t>功能名稱</w:t>
            </w:r>
          </w:p>
        </w:tc>
        <w:tc>
          <w:tcPr>
            <w:tcW w:w="1795" w:type="pct"/>
            <w:shd w:val="clear" w:color="auto" w:fill="D0CECE" w:themeFill="background2" w:themeFillShade="E6"/>
            <w:vAlign w:val="center"/>
          </w:tcPr>
          <w:p w14:paraId="24093771" w14:textId="77777777" w:rsidR="00674528" w:rsidRPr="0034463A" w:rsidRDefault="00674528" w:rsidP="00827DFC">
            <w:pPr>
              <w:pStyle w:val="af9"/>
            </w:pPr>
            <w:r w:rsidRPr="0034463A">
              <w:rPr>
                <w:rFonts w:hint="eastAsia"/>
              </w:rPr>
              <w:t>使用者</w:t>
            </w:r>
          </w:p>
        </w:tc>
        <w:tc>
          <w:tcPr>
            <w:tcW w:w="2183" w:type="pct"/>
            <w:shd w:val="clear" w:color="auto" w:fill="D0CECE" w:themeFill="background2" w:themeFillShade="E6"/>
            <w:vAlign w:val="center"/>
          </w:tcPr>
          <w:p w14:paraId="10A0B91A" w14:textId="77777777" w:rsidR="00674528" w:rsidRPr="0034463A" w:rsidRDefault="00674528" w:rsidP="00827DFC">
            <w:pPr>
              <w:pStyle w:val="af9"/>
            </w:pPr>
            <w:r w:rsidRPr="0034463A">
              <w:rPr>
                <w:rFonts w:hint="eastAsia"/>
              </w:rPr>
              <w:t>功能介紹</w:t>
            </w:r>
          </w:p>
        </w:tc>
      </w:tr>
      <w:tr w:rsidR="00674528" w14:paraId="233858B5" w14:textId="77777777" w:rsidTr="00B56CE2">
        <w:trPr>
          <w:tblHeader/>
        </w:trPr>
        <w:tc>
          <w:tcPr>
            <w:tcW w:w="1022" w:type="pct"/>
            <w:vAlign w:val="center"/>
          </w:tcPr>
          <w:p w14:paraId="282E1EA3" w14:textId="0ED7E383" w:rsidR="00674528" w:rsidRPr="0034463A" w:rsidRDefault="00906F71" w:rsidP="00827DFC">
            <w:pPr>
              <w:pStyle w:val="af9"/>
            </w:pPr>
            <w:r w:rsidRPr="0034463A">
              <w:rPr>
                <w:rFonts w:hint="eastAsia"/>
              </w:rPr>
              <w:t>登入登出</w:t>
            </w:r>
          </w:p>
        </w:tc>
        <w:tc>
          <w:tcPr>
            <w:tcW w:w="1795" w:type="pct"/>
            <w:vAlign w:val="center"/>
          </w:tcPr>
          <w:p w14:paraId="0C5A11DC" w14:textId="774CDEB8" w:rsidR="00361CA4" w:rsidRPr="0034463A" w:rsidRDefault="00361CA4" w:rsidP="00361CA4">
            <w:pPr>
              <w:pStyle w:val="af9"/>
            </w:pPr>
            <w:r w:rsidRPr="0034463A">
              <w:rPr>
                <w:rFonts w:hint="eastAsia"/>
              </w:rPr>
              <w:t>賣家、買家、管理者</w:t>
            </w:r>
          </w:p>
        </w:tc>
        <w:tc>
          <w:tcPr>
            <w:tcW w:w="2183" w:type="pct"/>
            <w:vAlign w:val="center"/>
          </w:tcPr>
          <w:p w14:paraId="766BDE34" w14:textId="1856EFC5" w:rsidR="00674528" w:rsidRPr="0034463A" w:rsidRDefault="006A4E74" w:rsidP="006A4E74">
            <w:pPr>
              <w:pStyle w:val="af9"/>
            </w:pPr>
            <w:r w:rsidRPr="0034463A">
              <w:rPr>
                <w:rFonts w:hint="eastAsia"/>
              </w:rPr>
              <w:t>註冊帳戶</w:t>
            </w:r>
            <w:r w:rsidR="00E922C4" w:rsidRPr="0034463A">
              <w:rPr>
                <w:rFonts w:hint="eastAsia"/>
              </w:rPr>
              <w:t>，</w:t>
            </w:r>
            <w:r w:rsidRPr="0034463A">
              <w:rPr>
                <w:rFonts w:hint="eastAsia"/>
              </w:rPr>
              <w:t>並登入系統，使用完系統後登出</w:t>
            </w:r>
          </w:p>
        </w:tc>
      </w:tr>
      <w:tr w:rsidR="00674528" w14:paraId="5A0D9CC9" w14:textId="77777777" w:rsidTr="00B56CE2">
        <w:trPr>
          <w:trHeight w:val="129"/>
          <w:tblHeader/>
        </w:trPr>
        <w:tc>
          <w:tcPr>
            <w:tcW w:w="1022" w:type="pct"/>
            <w:vAlign w:val="center"/>
          </w:tcPr>
          <w:p w14:paraId="43AFD186" w14:textId="299D6880" w:rsidR="00674528" w:rsidRPr="0034463A" w:rsidRDefault="00906F71" w:rsidP="00827DFC">
            <w:pPr>
              <w:pStyle w:val="af9"/>
            </w:pPr>
            <w:r w:rsidRPr="0034463A">
              <w:rPr>
                <w:rFonts w:hint="eastAsia"/>
              </w:rPr>
              <w:t>販賣書籍</w:t>
            </w:r>
          </w:p>
        </w:tc>
        <w:tc>
          <w:tcPr>
            <w:tcW w:w="1795" w:type="pct"/>
            <w:vAlign w:val="center"/>
          </w:tcPr>
          <w:p w14:paraId="4B05DD3E" w14:textId="77A1B86B" w:rsidR="00674528" w:rsidRPr="0034463A" w:rsidRDefault="002837F8" w:rsidP="00827DFC">
            <w:pPr>
              <w:pStyle w:val="af9"/>
            </w:pPr>
            <w:r w:rsidRPr="0034463A">
              <w:rPr>
                <w:rFonts w:hint="eastAsia"/>
              </w:rPr>
              <w:t>賣家</w:t>
            </w:r>
          </w:p>
        </w:tc>
        <w:tc>
          <w:tcPr>
            <w:tcW w:w="2183" w:type="pct"/>
          </w:tcPr>
          <w:p w14:paraId="3B056C04" w14:textId="72641C8C" w:rsidR="00674528" w:rsidRPr="0034463A" w:rsidRDefault="000B3C2B" w:rsidP="00827DFC">
            <w:pPr>
              <w:pStyle w:val="af9"/>
            </w:pPr>
            <w:r w:rsidRPr="0034463A">
              <w:rPr>
                <w:rFonts w:hint="eastAsia"/>
              </w:rPr>
              <w:t>將書籍上架並販售</w:t>
            </w:r>
          </w:p>
        </w:tc>
      </w:tr>
      <w:tr w:rsidR="00674528" w14:paraId="58B7CBDC" w14:textId="77777777" w:rsidTr="00B56CE2">
        <w:trPr>
          <w:trHeight w:val="129"/>
          <w:tblHeader/>
        </w:trPr>
        <w:tc>
          <w:tcPr>
            <w:tcW w:w="1022" w:type="pct"/>
            <w:vAlign w:val="center"/>
          </w:tcPr>
          <w:p w14:paraId="5744A1DC" w14:textId="69F318E4" w:rsidR="00674528" w:rsidRPr="0034463A" w:rsidRDefault="00906F71" w:rsidP="00827DFC">
            <w:pPr>
              <w:pStyle w:val="af9"/>
            </w:pPr>
            <w:r w:rsidRPr="0034463A">
              <w:rPr>
                <w:rFonts w:hint="eastAsia"/>
              </w:rPr>
              <w:t>上架書籍</w:t>
            </w:r>
          </w:p>
        </w:tc>
        <w:tc>
          <w:tcPr>
            <w:tcW w:w="1795" w:type="pct"/>
            <w:vAlign w:val="center"/>
          </w:tcPr>
          <w:p w14:paraId="7F0262C3" w14:textId="29EB36B7" w:rsidR="00674528" w:rsidRPr="0034463A" w:rsidRDefault="002837F8" w:rsidP="00827DFC">
            <w:pPr>
              <w:pStyle w:val="af9"/>
            </w:pPr>
            <w:r w:rsidRPr="0034463A">
              <w:rPr>
                <w:rFonts w:hint="eastAsia"/>
              </w:rPr>
              <w:t>賣家</w:t>
            </w:r>
            <w:r w:rsidR="001A3338" w:rsidRPr="0034463A">
              <w:rPr>
                <w:rFonts w:hint="eastAsia"/>
              </w:rPr>
              <w:t>、買家</w:t>
            </w:r>
          </w:p>
        </w:tc>
        <w:tc>
          <w:tcPr>
            <w:tcW w:w="2183" w:type="pct"/>
          </w:tcPr>
          <w:p w14:paraId="1993DDFC" w14:textId="56DF9C55" w:rsidR="00674528" w:rsidRPr="0034463A" w:rsidRDefault="000B3C2B" w:rsidP="005B4AEE">
            <w:pPr>
              <w:pStyle w:val="af9"/>
            </w:pPr>
            <w:r w:rsidRPr="0034463A">
              <w:rPr>
                <w:rFonts w:hint="eastAsia"/>
              </w:rPr>
              <w:t>輸入書籍詳細資訊</w:t>
            </w:r>
            <w:r w:rsidR="007404CE" w:rsidRPr="0034463A">
              <w:rPr>
                <w:rFonts w:hint="eastAsia"/>
              </w:rPr>
              <w:t>、</w:t>
            </w:r>
            <w:r w:rsidRPr="0034463A">
              <w:rPr>
                <w:rFonts w:hint="eastAsia"/>
              </w:rPr>
              <w:t>上架書籍並透過系統審核</w:t>
            </w:r>
          </w:p>
        </w:tc>
      </w:tr>
      <w:tr w:rsidR="00674528" w14:paraId="279F69E6" w14:textId="77777777" w:rsidTr="00B56CE2">
        <w:trPr>
          <w:tblHeader/>
        </w:trPr>
        <w:tc>
          <w:tcPr>
            <w:tcW w:w="1022" w:type="pct"/>
            <w:vAlign w:val="center"/>
          </w:tcPr>
          <w:p w14:paraId="1E14A36C" w14:textId="4620AD04" w:rsidR="00674528" w:rsidRPr="0034463A" w:rsidRDefault="00906F71" w:rsidP="00827DFC">
            <w:pPr>
              <w:pStyle w:val="af9"/>
            </w:pPr>
            <w:r w:rsidRPr="0034463A">
              <w:rPr>
                <w:rFonts w:hint="eastAsia"/>
              </w:rPr>
              <w:t>書籍</w:t>
            </w:r>
            <w:r w:rsidR="001A3338" w:rsidRPr="0034463A">
              <w:rPr>
                <w:rFonts w:hint="eastAsia"/>
              </w:rPr>
              <w:t>狀態更新</w:t>
            </w:r>
          </w:p>
        </w:tc>
        <w:tc>
          <w:tcPr>
            <w:tcW w:w="1795" w:type="pct"/>
            <w:vAlign w:val="center"/>
          </w:tcPr>
          <w:p w14:paraId="18CE1A50" w14:textId="2EE3F4DF" w:rsidR="00674528" w:rsidRPr="0034463A" w:rsidRDefault="002837F8" w:rsidP="00827DFC">
            <w:pPr>
              <w:pStyle w:val="af9"/>
            </w:pPr>
            <w:r w:rsidRPr="0034463A">
              <w:rPr>
                <w:rFonts w:hint="eastAsia"/>
              </w:rPr>
              <w:t>賣家</w:t>
            </w:r>
            <w:r w:rsidR="001A3338" w:rsidRPr="0034463A">
              <w:rPr>
                <w:rFonts w:hint="eastAsia"/>
              </w:rPr>
              <w:t>、買家</w:t>
            </w:r>
          </w:p>
        </w:tc>
        <w:tc>
          <w:tcPr>
            <w:tcW w:w="2183" w:type="pct"/>
          </w:tcPr>
          <w:p w14:paraId="35D42BC1" w14:textId="45C8D862" w:rsidR="00674528" w:rsidRPr="0034463A" w:rsidRDefault="000B3C2B" w:rsidP="00827DFC">
            <w:pPr>
              <w:pStyle w:val="af9"/>
            </w:pPr>
            <w:r w:rsidRPr="0034463A">
              <w:rPr>
                <w:rStyle w:val="normaltextrun"/>
                <w:rFonts w:eastAsiaTheme="minorEastAsia" w:hint="eastAsia"/>
                <w:shd w:val="clear" w:color="auto" w:fill="FFFFFF"/>
              </w:rPr>
              <w:t>將已</w:t>
            </w:r>
            <w:r w:rsidR="005F595B" w:rsidRPr="0034463A">
              <w:rPr>
                <w:rStyle w:val="normaltextrun"/>
                <w:rFonts w:eastAsiaTheme="minorEastAsia" w:hint="eastAsia"/>
                <w:shd w:val="clear" w:color="auto" w:fill="FFFFFF"/>
              </w:rPr>
              <w:t>購買</w:t>
            </w:r>
            <w:r w:rsidRPr="0034463A">
              <w:rPr>
                <w:rStyle w:val="normaltextrun"/>
                <w:rFonts w:eastAsiaTheme="minorEastAsia" w:hint="eastAsia"/>
                <w:shd w:val="clear" w:color="auto" w:fill="FFFFFF"/>
              </w:rPr>
              <w:t>之書籍</w:t>
            </w:r>
            <w:r w:rsidR="005F595B" w:rsidRPr="0034463A">
              <w:rPr>
                <w:rStyle w:val="normaltextrun"/>
                <w:rFonts w:eastAsiaTheme="minorEastAsia" w:hint="eastAsia"/>
                <w:shd w:val="clear" w:color="auto" w:fill="FFFFFF"/>
              </w:rPr>
              <w:t>狀態</w:t>
            </w:r>
            <w:r w:rsidR="00C76C5A" w:rsidRPr="0034463A">
              <w:rPr>
                <w:rStyle w:val="normaltextrun"/>
                <w:rFonts w:eastAsiaTheme="minorEastAsia" w:hint="eastAsia"/>
                <w:shd w:val="clear" w:color="auto" w:fill="FFFFFF"/>
              </w:rPr>
              <w:t>新增為「已購買」</w:t>
            </w:r>
            <w:r w:rsidR="00C76C5A" w:rsidRPr="0034463A">
              <w:rPr>
                <w:rStyle w:val="eop"/>
                <w:rFonts w:eastAsiaTheme="minorEastAsia" w:hint="eastAsia"/>
                <w:shd w:val="clear" w:color="auto" w:fill="FFFFFF"/>
              </w:rPr>
              <w:t> </w:t>
            </w:r>
            <w:r w:rsidR="003546B9" w:rsidRPr="0034463A">
              <w:rPr>
                <w:rStyle w:val="eop"/>
                <w:rFonts w:eastAsiaTheme="minorEastAsia" w:hint="eastAsia"/>
                <w:shd w:val="clear" w:color="auto" w:fill="FFFFFF"/>
              </w:rPr>
              <w:t>、</w:t>
            </w:r>
            <w:r w:rsidR="003546B9" w:rsidRPr="0034463A">
              <w:rPr>
                <w:rStyle w:val="normaltextrun"/>
                <w:rFonts w:eastAsiaTheme="minorEastAsia" w:hint="eastAsia"/>
                <w:bdr w:val="none" w:sz="0" w:space="0" w:color="auto" w:frame="1"/>
              </w:rPr>
              <w:t>「已售出」</w:t>
            </w:r>
          </w:p>
        </w:tc>
      </w:tr>
      <w:tr w:rsidR="00674528" w14:paraId="5644DAB8" w14:textId="77777777" w:rsidTr="00B56CE2">
        <w:trPr>
          <w:tblHeader/>
        </w:trPr>
        <w:tc>
          <w:tcPr>
            <w:tcW w:w="1022" w:type="pct"/>
            <w:vAlign w:val="center"/>
          </w:tcPr>
          <w:p w14:paraId="29AE6DC7" w14:textId="4681E3E2" w:rsidR="00674528" w:rsidRPr="0034463A" w:rsidRDefault="00502516" w:rsidP="00827DFC">
            <w:pPr>
              <w:pStyle w:val="af9"/>
            </w:pPr>
            <w:r w:rsidRPr="0034463A">
              <w:rPr>
                <w:rFonts w:hint="eastAsia"/>
              </w:rPr>
              <w:t>查詢書籍</w:t>
            </w:r>
          </w:p>
        </w:tc>
        <w:tc>
          <w:tcPr>
            <w:tcW w:w="1795" w:type="pct"/>
            <w:vAlign w:val="center"/>
          </w:tcPr>
          <w:p w14:paraId="21F181C0" w14:textId="74C03F62" w:rsidR="00674528" w:rsidRPr="0034463A" w:rsidRDefault="004D2990" w:rsidP="00827DFC">
            <w:pPr>
              <w:pStyle w:val="af9"/>
            </w:pPr>
            <w:r w:rsidRPr="0034463A">
              <w:rPr>
                <w:rFonts w:hint="eastAsia"/>
              </w:rPr>
              <w:t>賣家、買家</w:t>
            </w:r>
          </w:p>
        </w:tc>
        <w:tc>
          <w:tcPr>
            <w:tcW w:w="2183" w:type="pct"/>
            <w:vAlign w:val="center"/>
          </w:tcPr>
          <w:p w14:paraId="490B6C41" w14:textId="57A7FCCF" w:rsidR="00674528" w:rsidRPr="0034463A" w:rsidRDefault="005B4AEE" w:rsidP="00827DFC">
            <w:pPr>
              <w:pStyle w:val="af9"/>
            </w:pPr>
            <w:r w:rsidRPr="0034463A">
              <w:rPr>
                <w:rFonts w:hint="eastAsia"/>
              </w:rPr>
              <w:t>利用系統查詢需要賣掉的書籍</w:t>
            </w:r>
            <w:r w:rsidR="00B451FC" w:rsidRPr="0034463A">
              <w:rPr>
                <w:rFonts w:hint="eastAsia"/>
              </w:rPr>
              <w:t>或</w:t>
            </w:r>
            <w:r w:rsidR="00547354" w:rsidRPr="0034463A">
              <w:rPr>
                <w:rFonts w:hint="eastAsia"/>
              </w:rPr>
              <w:t>要</w:t>
            </w:r>
            <w:r w:rsidR="00DA0523" w:rsidRPr="0034463A">
              <w:rPr>
                <w:rFonts w:hint="eastAsia"/>
              </w:rPr>
              <w:t>購買</w:t>
            </w:r>
            <w:r w:rsidRPr="0034463A">
              <w:rPr>
                <w:rFonts w:hint="eastAsia"/>
              </w:rPr>
              <w:t>的書籍</w:t>
            </w:r>
          </w:p>
        </w:tc>
      </w:tr>
      <w:tr w:rsidR="00674528" w14:paraId="4B0A3731" w14:textId="77777777" w:rsidTr="00B56CE2">
        <w:trPr>
          <w:tblHeader/>
        </w:trPr>
        <w:tc>
          <w:tcPr>
            <w:tcW w:w="1022" w:type="pct"/>
            <w:vAlign w:val="center"/>
          </w:tcPr>
          <w:p w14:paraId="2A87AE45" w14:textId="3F787FFB" w:rsidR="00674528" w:rsidRPr="0034463A" w:rsidRDefault="00D14DB6" w:rsidP="00827DFC">
            <w:pPr>
              <w:pStyle w:val="af9"/>
            </w:pPr>
            <w:r w:rsidRPr="0034463A">
              <w:rPr>
                <w:rFonts w:hint="eastAsia"/>
              </w:rPr>
              <w:t>聯絡</w:t>
            </w:r>
          </w:p>
        </w:tc>
        <w:tc>
          <w:tcPr>
            <w:tcW w:w="1795" w:type="pct"/>
            <w:vAlign w:val="center"/>
          </w:tcPr>
          <w:p w14:paraId="32355659" w14:textId="52901DA3" w:rsidR="00674528" w:rsidRPr="0034463A" w:rsidRDefault="005335E1" w:rsidP="00827DFC">
            <w:pPr>
              <w:pStyle w:val="af9"/>
            </w:pPr>
            <w:r w:rsidRPr="0034463A">
              <w:rPr>
                <w:rFonts w:hint="eastAsia"/>
              </w:rPr>
              <w:t>買家、賣家</w:t>
            </w:r>
          </w:p>
        </w:tc>
        <w:tc>
          <w:tcPr>
            <w:tcW w:w="2183" w:type="pct"/>
          </w:tcPr>
          <w:p w14:paraId="433E6089" w14:textId="03F20D5E" w:rsidR="00674528" w:rsidRPr="0034463A" w:rsidRDefault="003546B9" w:rsidP="00827DFC">
            <w:pPr>
              <w:pStyle w:val="af9"/>
            </w:pPr>
            <w:r w:rsidRPr="0034463A">
              <w:rPr>
                <w:rStyle w:val="normaltextrun"/>
                <w:rFonts w:eastAsiaTheme="minorEastAsia" w:hint="eastAsia"/>
                <w:shd w:val="clear" w:color="auto" w:fill="FFFFFF"/>
              </w:rPr>
              <w:t>使用</w:t>
            </w:r>
            <w:r w:rsidR="00D14DB6" w:rsidRPr="0034463A">
              <w:rPr>
                <w:rStyle w:val="normaltextrun"/>
                <w:rFonts w:eastAsiaTheme="minorEastAsia" w:hint="eastAsia"/>
                <w:shd w:val="clear" w:color="auto" w:fill="FFFFFF"/>
              </w:rPr>
              <w:t>系統內建的</w:t>
            </w:r>
            <w:r w:rsidRPr="0034463A">
              <w:rPr>
                <w:rStyle w:val="normaltextrun"/>
                <w:rFonts w:eastAsiaTheme="minorEastAsia" w:hint="eastAsia"/>
                <w:shd w:val="clear" w:color="auto" w:fill="FFFFFF"/>
              </w:rPr>
              <w:t>聊天</w:t>
            </w:r>
            <w:r w:rsidR="00D14DB6" w:rsidRPr="0034463A">
              <w:rPr>
                <w:rStyle w:val="normaltextrun"/>
                <w:rFonts w:eastAsiaTheme="minorEastAsia" w:hint="eastAsia"/>
                <w:shd w:val="clear" w:color="auto" w:fill="FFFFFF"/>
              </w:rPr>
              <w:t>功能</w:t>
            </w:r>
            <w:r w:rsidR="00031BD2" w:rsidRPr="0034463A">
              <w:rPr>
                <w:rStyle w:val="normaltextrun"/>
                <w:rFonts w:eastAsiaTheme="minorEastAsia" w:hint="eastAsia"/>
                <w:shd w:val="clear" w:color="auto" w:fill="FFFFFF"/>
              </w:rPr>
              <w:t>，買家和</w:t>
            </w:r>
            <w:r w:rsidRPr="0034463A">
              <w:rPr>
                <w:rStyle w:val="normaltextrun"/>
                <w:rFonts w:eastAsiaTheme="minorEastAsia" w:hint="eastAsia"/>
                <w:shd w:val="clear" w:color="auto" w:fill="FFFFFF"/>
              </w:rPr>
              <w:t>賣家</w:t>
            </w:r>
            <w:r w:rsidR="00031BD2" w:rsidRPr="0034463A">
              <w:rPr>
                <w:rStyle w:val="normaltextrun"/>
                <w:rFonts w:eastAsiaTheme="minorEastAsia" w:hint="eastAsia"/>
                <w:shd w:val="clear" w:color="auto" w:fill="FFFFFF"/>
              </w:rPr>
              <w:t>彼此</w:t>
            </w:r>
            <w:r w:rsidR="00BD2361" w:rsidRPr="0034463A">
              <w:rPr>
                <w:rStyle w:val="normaltextrun"/>
                <w:rFonts w:eastAsiaTheme="minorEastAsia" w:hint="eastAsia"/>
                <w:shd w:val="clear" w:color="auto" w:fill="FFFFFF"/>
              </w:rPr>
              <w:t>聯繫</w:t>
            </w:r>
            <w:r w:rsidRPr="0034463A">
              <w:rPr>
                <w:rStyle w:val="eop"/>
                <w:rFonts w:eastAsiaTheme="minorEastAsia" w:hint="eastAsia"/>
                <w:shd w:val="clear" w:color="auto" w:fill="FFFFFF"/>
              </w:rPr>
              <w:t> </w:t>
            </w:r>
          </w:p>
        </w:tc>
      </w:tr>
      <w:tr w:rsidR="00674528" w14:paraId="428DCE4D" w14:textId="77777777" w:rsidTr="00B56CE2">
        <w:trPr>
          <w:tblHeader/>
        </w:trPr>
        <w:tc>
          <w:tcPr>
            <w:tcW w:w="1022" w:type="pct"/>
            <w:vAlign w:val="center"/>
          </w:tcPr>
          <w:p w14:paraId="61F44151" w14:textId="1E5AA8FE" w:rsidR="00674528" w:rsidRPr="0034463A" w:rsidRDefault="00FE3527" w:rsidP="00827DFC">
            <w:pPr>
              <w:pStyle w:val="af9"/>
            </w:pPr>
            <w:r w:rsidRPr="0034463A">
              <w:rPr>
                <w:rFonts w:hint="eastAsia"/>
              </w:rPr>
              <w:t>檢視</w:t>
            </w:r>
          </w:p>
        </w:tc>
        <w:tc>
          <w:tcPr>
            <w:tcW w:w="1795" w:type="pct"/>
            <w:vAlign w:val="center"/>
          </w:tcPr>
          <w:p w14:paraId="69C6D776" w14:textId="258FE32F" w:rsidR="00674528" w:rsidRPr="0034463A" w:rsidRDefault="00547354" w:rsidP="00827DFC">
            <w:pPr>
              <w:pStyle w:val="af9"/>
            </w:pPr>
            <w:r w:rsidRPr="0034463A">
              <w:rPr>
                <w:rFonts w:hint="eastAsia"/>
              </w:rPr>
              <w:t>買家、賣家</w:t>
            </w:r>
          </w:p>
        </w:tc>
        <w:tc>
          <w:tcPr>
            <w:tcW w:w="2183" w:type="pct"/>
          </w:tcPr>
          <w:p w14:paraId="0C44B2D8" w14:textId="0F40064C" w:rsidR="00674528" w:rsidRPr="0034463A" w:rsidRDefault="00547354" w:rsidP="00827DFC">
            <w:pPr>
              <w:pStyle w:val="af9"/>
            </w:pPr>
            <w:r w:rsidRPr="0034463A">
              <w:rPr>
                <w:rFonts w:hint="eastAsia"/>
              </w:rPr>
              <w:t>在系統瀏覽需要購買的書籍</w:t>
            </w:r>
          </w:p>
        </w:tc>
      </w:tr>
      <w:tr w:rsidR="00EE5474" w14:paraId="4B71F140" w14:textId="77777777" w:rsidTr="00B56CE2">
        <w:trPr>
          <w:tblHeader/>
        </w:trPr>
        <w:tc>
          <w:tcPr>
            <w:tcW w:w="1022" w:type="pct"/>
            <w:vAlign w:val="center"/>
          </w:tcPr>
          <w:p w14:paraId="6FE0073E" w14:textId="05ACEF92" w:rsidR="00EE5474" w:rsidRPr="0034463A" w:rsidRDefault="00EE5474" w:rsidP="006138BE">
            <w:pPr>
              <w:pStyle w:val="af9"/>
            </w:pPr>
            <w:r w:rsidRPr="0034463A">
              <w:rPr>
                <w:rFonts w:hint="eastAsia"/>
              </w:rPr>
              <w:t>收藏</w:t>
            </w:r>
          </w:p>
        </w:tc>
        <w:tc>
          <w:tcPr>
            <w:tcW w:w="1795" w:type="pct"/>
            <w:vAlign w:val="center"/>
          </w:tcPr>
          <w:p w14:paraId="0082B67C" w14:textId="2B192E33" w:rsidR="00EE5474" w:rsidRPr="0034463A" w:rsidRDefault="00CD2751" w:rsidP="006138BE">
            <w:pPr>
              <w:pStyle w:val="af9"/>
            </w:pPr>
            <w:r w:rsidRPr="0034463A">
              <w:rPr>
                <w:rFonts w:hint="eastAsia"/>
              </w:rPr>
              <w:t>買家</w:t>
            </w:r>
            <w:r w:rsidR="00336CA3" w:rsidRPr="0034463A">
              <w:rPr>
                <w:rFonts w:hint="eastAsia"/>
              </w:rPr>
              <w:t>、賣家</w:t>
            </w:r>
          </w:p>
        </w:tc>
        <w:tc>
          <w:tcPr>
            <w:tcW w:w="2183" w:type="pct"/>
          </w:tcPr>
          <w:p w14:paraId="319F6852" w14:textId="3090D585" w:rsidR="00EE5474" w:rsidRPr="0034463A" w:rsidRDefault="002A3486" w:rsidP="00547354">
            <w:pPr>
              <w:pStyle w:val="af9"/>
            </w:pPr>
            <w:r w:rsidRPr="0034463A">
              <w:rPr>
                <w:rFonts w:hint="eastAsia"/>
              </w:rPr>
              <w:t>將感興趣的書籍收藏</w:t>
            </w:r>
          </w:p>
        </w:tc>
      </w:tr>
      <w:tr w:rsidR="002A3486" w14:paraId="2721E69E" w14:textId="77777777" w:rsidTr="00B56CE2">
        <w:trPr>
          <w:tblHeader/>
        </w:trPr>
        <w:tc>
          <w:tcPr>
            <w:tcW w:w="1022" w:type="pct"/>
            <w:vAlign w:val="center"/>
          </w:tcPr>
          <w:p w14:paraId="6119FE03" w14:textId="5D222862" w:rsidR="002A3486" w:rsidRPr="0034463A" w:rsidRDefault="00336CA3" w:rsidP="006138BE">
            <w:pPr>
              <w:pStyle w:val="af9"/>
            </w:pPr>
            <w:r w:rsidRPr="0034463A">
              <w:rPr>
                <w:rFonts w:hint="eastAsia"/>
              </w:rPr>
              <w:t>回饋表單</w:t>
            </w:r>
          </w:p>
        </w:tc>
        <w:tc>
          <w:tcPr>
            <w:tcW w:w="1795" w:type="pct"/>
            <w:vAlign w:val="center"/>
          </w:tcPr>
          <w:p w14:paraId="3D32B339" w14:textId="7777994B" w:rsidR="002A3486" w:rsidRPr="0034463A" w:rsidRDefault="00336CA3" w:rsidP="006138BE">
            <w:pPr>
              <w:pStyle w:val="af9"/>
            </w:pPr>
            <w:r w:rsidRPr="0034463A">
              <w:rPr>
                <w:rFonts w:hint="eastAsia"/>
              </w:rPr>
              <w:t>買家、賣家</w:t>
            </w:r>
          </w:p>
        </w:tc>
        <w:tc>
          <w:tcPr>
            <w:tcW w:w="2183" w:type="pct"/>
          </w:tcPr>
          <w:p w14:paraId="5D126E64" w14:textId="75A8E823" w:rsidR="002A3486" w:rsidRPr="0034463A" w:rsidRDefault="00C76C5A" w:rsidP="00547354">
            <w:pPr>
              <w:pStyle w:val="af9"/>
            </w:pPr>
            <w:r w:rsidRPr="0034463A">
              <w:rPr>
                <w:rStyle w:val="normaltextrun"/>
                <w:rFonts w:eastAsiaTheme="minorEastAsia" w:hint="eastAsia"/>
                <w:shd w:val="clear" w:color="auto" w:fill="FFFFFF"/>
              </w:rPr>
              <w:t>提供管理員系統改善的建議</w:t>
            </w:r>
            <w:r w:rsidRPr="0034463A">
              <w:rPr>
                <w:rStyle w:val="eop"/>
                <w:rFonts w:eastAsiaTheme="minorEastAsia" w:hint="eastAsia"/>
                <w:shd w:val="clear" w:color="auto" w:fill="FFFFFF"/>
              </w:rPr>
              <w:t> </w:t>
            </w:r>
          </w:p>
        </w:tc>
      </w:tr>
      <w:tr w:rsidR="00385D32" w14:paraId="2DA8F16F" w14:textId="77777777" w:rsidTr="00B56CE2">
        <w:trPr>
          <w:tblHeader/>
        </w:trPr>
        <w:tc>
          <w:tcPr>
            <w:tcW w:w="1022" w:type="pct"/>
            <w:vAlign w:val="center"/>
          </w:tcPr>
          <w:p w14:paraId="23B03EC4" w14:textId="633BB017" w:rsidR="00385D32" w:rsidRPr="0034463A" w:rsidRDefault="00385D32" w:rsidP="006138BE">
            <w:pPr>
              <w:pStyle w:val="af9"/>
            </w:pPr>
            <w:r w:rsidRPr="0034463A">
              <w:rPr>
                <w:rFonts w:hint="eastAsia"/>
              </w:rPr>
              <w:t>帳戶管理</w:t>
            </w:r>
          </w:p>
        </w:tc>
        <w:tc>
          <w:tcPr>
            <w:tcW w:w="1795" w:type="pct"/>
            <w:vAlign w:val="center"/>
          </w:tcPr>
          <w:p w14:paraId="3B649F93" w14:textId="2781A4DD" w:rsidR="00385D32" w:rsidRPr="0034463A" w:rsidRDefault="002B6B13" w:rsidP="006138BE">
            <w:pPr>
              <w:pStyle w:val="af9"/>
            </w:pPr>
            <w:r w:rsidRPr="0034463A">
              <w:rPr>
                <w:rFonts w:hint="eastAsia"/>
              </w:rPr>
              <w:t>管理員</w:t>
            </w:r>
          </w:p>
        </w:tc>
        <w:tc>
          <w:tcPr>
            <w:tcW w:w="2183" w:type="pct"/>
          </w:tcPr>
          <w:p w14:paraId="61AE41A0" w14:textId="77777777" w:rsidR="004E3C3D" w:rsidRDefault="004745AD" w:rsidP="00547354">
            <w:pPr>
              <w:pStyle w:val="af9"/>
              <w:rPr>
                <w:rStyle w:val="oypena"/>
              </w:rPr>
            </w:pPr>
            <w:r>
              <w:rPr>
                <w:rStyle w:val="oypena"/>
              </w:rPr>
              <w:t>驗證註冊者身份</w:t>
            </w:r>
          </w:p>
          <w:p w14:paraId="1E4A90FD" w14:textId="431397AB" w:rsidR="00385D32" w:rsidRPr="0034463A" w:rsidRDefault="005551BE" w:rsidP="00547354">
            <w:pPr>
              <w:pStyle w:val="af9"/>
              <w:rPr>
                <w:rStyle w:val="normaltextrun"/>
                <w:rFonts w:eastAsiaTheme="minorEastAsia"/>
                <w:shd w:val="clear" w:color="auto" w:fill="FFFFFF"/>
              </w:rPr>
            </w:pPr>
            <w:r w:rsidRPr="0034463A">
              <w:rPr>
                <w:rStyle w:val="normaltextrun"/>
                <w:rFonts w:eastAsiaTheme="minorEastAsia" w:hint="eastAsia"/>
                <w:shd w:val="clear" w:color="auto" w:fill="FFFFFF"/>
              </w:rPr>
              <w:t>調整使用者權限</w:t>
            </w:r>
          </w:p>
        </w:tc>
      </w:tr>
      <w:tr w:rsidR="00385D32" w14:paraId="088F0301" w14:textId="77777777" w:rsidTr="00B56CE2">
        <w:trPr>
          <w:tblHeader/>
        </w:trPr>
        <w:tc>
          <w:tcPr>
            <w:tcW w:w="1022" w:type="pct"/>
            <w:vAlign w:val="center"/>
          </w:tcPr>
          <w:p w14:paraId="495F9CCC" w14:textId="19995283" w:rsidR="00385D32" w:rsidRPr="0034463A" w:rsidRDefault="00385D32" w:rsidP="006138BE">
            <w:pPr>
              <w:pStyle w:val="af9"/>
            </w:pPr>
            <w:r w:rsidRPr="0034463A">
              <w:rPr>
                <w:rFonts w:hint="eastAsia"/>
              </w:rPr>
              <w:t>書籍管理</w:t>
            </w:r>
          </w:p>
        </w:tc>
        <w:tc>
          <w:tcPr>
            <w:tcW w:w="1795" w:type="pct"/>
            <w:vAlign w:val="center"/>
          </w:tcPr>
          <w:p w14:paraId="740F11A7" w14:textId="55B0BFF7" w:rsidR="00385D32" w:rsidRPr="0034463A" w:rsidRDefault="002B6B13" w:rsidP="006138BE">
            <w:pPr>
              <w:pStyle w:val="af9"/>
            </w:pPr>
            <w:r w:rsidRPr="0034463A">
              <w:rPr>
                <w:rFonts w:hint="eastAsia"/>
              </w:rPr>
              <w:t>管理員</w:t>
            </w:r>
          </w:p>
        </w:tc>
        <w:tc>
          <w:tcPr>
            <w:tcW w:w="2183" w:type="pct"/>
          </w:tcPr>
          <w:p w14:paraId="012521D1" w14:textId="21F9531C" w:rsidR="00385D32" w:rsidRPr="0034463A" w:rsidRDefault="00737268" w:rsidP="00547354">
            <w:pPr>
              <w:pStyle w:val="af9"/>
              <w:rPr>
                <w:rStyle w:val="normaltextrun"/>
                <w:rFonts w:eastAsiaTheme="minorEastAsia"/>
                <w:shd w:val="clear" w:color="auto" w:fill="FFFFFF"/>
              </w:rPr>
            </w:pPr>
            <w:r w:rsidRPr="0034463A">
              <w:rPr>
                <w:rStyle w:val="normaltextrun"/>
                <w:rFonts w:eastAsiaTheme="minorEastAsia" w:hint="eastAsia"/>
                <w:shd w:val="clear" w:color="auto" w:fill="FFFFFF"/>
              </w:rPr>
              <w:t>審核上架之書籍</w:t>
            </w:r>
          </w:p>
        </w:tc>
      </w:tr>
      <w:tr w:rsidR="00385D32" w14:paraId="287A75D7" w14:textId="77777777" w:rsidTr="00B56CE2">
        <w:trPr>
          <w:tblHeader/>
        </w:trPr>
        <w:tc>
          <w:tcPr>
            <w:tcW w:w="1022" w:type="pct"/>
            <w:vAlign w:val="center"/>
          </w:tcPr>
          <w:p w14:paraId="64EADCE0" w14:textId="4CE33985" w:rsidR="00385D32" w:rsidRPr="0034463A" w:rsidRDefault="00780F84" w:rsidP="006138BE">
            <w:pPr>
              <w:pStyle w:val="af9"/>
            </w:pPr>
            <w:r w:rsidRPr="0034463A">
              <w:rPr>
                <w:rFonts w:hint="eastAsia"/>
              </w:rPr>
              <w:t>維護系統</w:t>
            </w:r>
          </w:p>
        </w:tc>
        <w:tc>
          <w:tcPr>
            <w:tcW w:w="1795" w:type="pct"/>
            <w:vAlign w:val="center"/>
          </w:tcPr>
          <w:p w14:paraId="2128575E" w14:textId="78C15492" w:rsidR="00385D32" w:rsidRPr="0034463A" w:rsidRDefault="002B6B13" w:rsidP="006138BE">
            <w:pPr>
              <w:pStyle w:val="af9"/>
            </w:pPr>
            <w:r w:rsidRPr="0034463A">
              <w:rPr>
                <w:rFonts w:hint="eastAsia"/>
              </w:rPr>
              <w:t>管理員</w:t>
            </w:r>
          </w:p>
        </w:tc>
        <w:tc>
          <w:tcPr>
            <w:tcW w:w="2183" w:type="pct"/>
          </w:tcPr>
          <w:p w14:paraId="23AC6A65" w14:textId="05F6F4B7" w:rsidR="00385D32" w:rsidRPr="0034463A" w:rsidRDefault="00737268" w:rsidP="00547354">
            <w:pPr>
              <w:pStyle w:val="af9"/>
              <w:rPr>
                <w:rStyle w:val="normaltextrun"/>
                <w:rFonts w:eastAsiaTheme="minorEastAsia"/>
                <w:shd w:val="clear" w:color="auto" w:fill="FFFFFF"/>
              </w:rPr>
            </w:pPr>
            <w:r w:rsidRPr="0034463A">
              <w:rPr>
                <w:rStyle w:val="normaltextrun"/>
                <w:rFonts w:eastAsiaTheme="minorEastAsia" w:hint="eastAsia"/>
                <w:shd w:val="clear" w:color="auto" w:fill="FFFFFF"/>
              </w:rPr>
              <w:t>收到回饋表單</w:t>
            </w:r>
          </w:p>
        </w:tc>
      </w:tr>
      <w:tr w:rsidR="00780F84" w14:paraId="3A481576" w14:textId="77777777" w:rsidTr="00B56CE2">
        <w:trPr>
          <w:tblHeader/>
        </w:trPr>
        <w:tc>
          <w:tcPr>
            <w:tcW w:w="1022" w:type="pct"/>
            <w:vAlign w:val="center"/>
          </w:tcPr>
          <w:p w14:paraId="54A5F7F1" w14:textId="5AA8B602" w:rsidR="00780F84" w:rsidRPr="0034463A" w:rsidRDefault="00780F84" w:rsidP="006138BE">
            <w:pPr>
              <w:pStyle w:val="af9"/>
            </w:pPr>
            <w:r w:rsidRPr="0034463A">
              <w:rPr>
                <w:rFonts w:hint="eastAsia"/>
              </w:rPr>
              <w:t>系統公告</w:t>
            </w:r>
          </w:p>
        </w:tc>
        <w:tc>
          <w:tcPr>
            <w:tcW w:w="1795" w:type="pct"/>
            <w:vAlign w:val="center"/>
          </w:tcPr>
          <w:p w14:paraId="7E25C9B0" w14:textId="2BD6702F" w:rsidR="00780F84" w:rsidRPr="0034463A" w:rsidRDefault="002B6B13" w:rsidP="006138BE">
            <w:pPr>
              <w:pStyle w:val="af9"/>
            </w:pPr>
            <w:r w:rsidRPr="0034463A">
              <w:rPr>
                <w:rFonts w:hint="eastAsia"/>
              </w:rPr>
              <w:t>管理員</w:t>
            </w:r>
          </w:p>
        </w:tc>
        <w:tc>
          <w:tcPr>
            <w:tcW w:w="2183" w:type="pct"/>
          </w:tcPr>
          <w:p w14:paraId="0AB76FC9" w14:textId="5C1277AF" w:rsidR="00780F84" w:rsidRPr="0034463A" w:rsidRDefault="002B6B13" w:rsidP="00547354">
            <w:pPr>
              <w:pStyle w:val="af9"/>
              <w:rPr>
                <w:rStyle w:val="normaltextrun"/>
                <w:rFonts w:eastAsiaTheme="minorEastAsia"/>
                <w:shd w:val="clear" w:color="auto" w:fill="FFFFFF"/>
              </w:rPr>
            </w:pPr>
            <w:r w:rsidRPr="0034463A">
              <w:rPr>
                <w:rStyle w:val="normaltextrun"/>
                <w:rFonts w:eastAsiaTheme="minorEastAsia" w:hint="eastAsia"/>
                <w:shd w:val="clear" w:color="auto" w:fill="FFFFFF"/>
              </w:rPr>
              <w:t>負責公告系統政策</w:t>
            </w:r>
          </w:p>
        </w:tc>
      </w:tr>
    </w:tbl>
    <w:p w14:paraId="7182E170" w14:textId="7A6F5A98" w:rsidR="00893B5F" w:rsidRPr="0034463A" w:rsidRDefault="00893B5F" w:rsidP="005928A8">
      <w:pPr>
        <w:ind w:left="1680"/>
        <w:rPr>
          <w:rFonts w:ascii="Times New Roman" w:hAnsi="Times New Roman" w:cs="Times New Roman"/>
        </w:rPr>
        <w:sectPr w:rsidR="00893B5F" w:rsidRPr="0034463A" w:rsidSect="009B1826">
          <w:pgSz w:w="11906" w:h="16838"/>
          <w:pgMar w:top="1440" w:right="1797" w:bottom="1440" w:left="1797" w:header="851" w:footer="992" w:gutter="0"/>
          <w:pgNumType w:start="1"/>
          <w:cols w:space="425"/>
          <w:titlePg/>
          <w:docGrid w:type="lines" w:linePitch="381"/>
        </w:sectPr>
      </w:pPr>
      <w:bookmarkStart w:id="36" w:name="_Toc134262590"/>
    </w:p>
    <w:p w14:paraId="429E0A6F" w14:textId="218561AA" w:rsidR="00994F76" w:rsidRPr="0034463A" w:rsidRDefault="00994F76" w:rsidP="00D1413A">
      <w:pPr>
        <w:pStyle w:val="2"/>
      </w:pPr>
      <w:bookmarkStart w:id="37" w:name="_Toc199885107"/>
      <w:r w:rsidRPr="0034463A">
        <w:rPr>
          <w:rFonts w:hint="eastAsia"/>
        </w:rPr>
        <w:lastRenderedPageBreak/>
        <w:t>系統流程圖</w:t>
      </w:r>
      <w:bookmarkEnd w:id="36"/>
      <w:bookmarkEnd w:id="37"/>
    </w:p>
    <w:p w14:paraId="53DFF874" w14:textId="35A9EC46" w:rsidR="00893B5F" w:rsidRPr="0034463A" w:rsidRDefault="00230A5D" w:rsidP="0091758E">
      <w:pPr>
        <w:pStyle w:val="a3"/>
        <w:rPr>
          <w:rFonts w:ascii="Times New Roman" w:eastAsiaTheme="minorEastAsia" w:hAnsi="Times New Roman" w:cs="Times New Roman"/>
        </w:rPr>
      </w:pPr>
      <w:r w:rsidRPr="0034463A">
        <w:rPr>
          <w:rFonts w:ascii="Times New Roman" w:eastAsiaTheme="minorEastAsia" w:hAnsi="Times New Roman" w:cs="Times New Roman"/>
          <w:b w:val="0"/>
          <w:noProof/>
        </w:rPr>
        <w:drawing>
          <wp:inline distT="0" distB="0" distL="0" distR="0" wp14:anchorId="2985B145" wp14:editId="6FD0C943">
            <wp:extent cx="4352925" cy="6226221"/>
            <wp:effectExtent l="0" t="0" r="0" b="3175"/>
            <wp:docPr id="2" name="圖片 2" descr="C:\Users\DHCM\AppData\Local\Microsoft\Windows\INetCache\Content.MSO\FE039D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CM\AppData\Local\Microsoft\Windows\INetCache\Content.MSO\FE039D8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0713" cy="6237360"/>
                    </a:xfrm>
                    <a:prstGeom prst="rect">
                      <a:avLst/>
                    </a:prstGeom>
                    <a:noFill/>
                    <a:ln>
                      <a:noFill/>
                    </a:ln>
                  </pic:spPr>
                </pic:pic>
              </a:graphicData>
            </a:graphic>
          </wp:inline>
        </w:drawing>
      </w:r>
    </w:p>
    <w:p w14:paraId="23F34C01" w14:textId="5C13C9E4" w:rsidR="003243EE" w:rsidRPr="0019147C" w:rsidRDefault="00893B5F" w:rsidP="004551E7">
      <w:pPr>
        <w:pStyle w:val="affb"/>
        <w:rPr>
          <w:rFonts w:ascii="Times New Roman" w:hAnsi="Times New Roman" w:cs="Times New Roman"/>
        </w:rPr>
      </w:pPr>
      <w:bookmarkStart w:id="38" w:name="_Toc198906759"/>
      <w:bookmarkStart w:id="39" w:name="_Toc199499896"/>
      <w:r w:rsidRPr="0019147C">
        <w:rPr>
          <w:rFonts w:ascii="Times New Roman" w:hAnsi="Times New Roman" w:cs="Times New Roman"/>
        </w:rPr>
        <w:t>圖</w:t>
      </w:r>
      <w:r w:rsidR="0005401F" w:rsidRPr="0019147C">
        <w:rPr>
          <w:rFonts w:ascii="Times New Roman" w:eastAsia="Times New Roman Uni" w:hAnsi="Times New Roman" w:cs="Times New Roman"/>
        </w:rPr>
        <w:t>2</w:t>
      </w:r>
      <w:r w:rsidRPr="0019147C">
        <w:rPr>
          <w:rFonts w:ascii="Times New Roman" w:hAnsi="Times New Roman" w:cs="Times New Roman"/>
        </w:rPr>
        <w:t>系統流程</w:t>
      </w:r>
      <w:r w:rsidR="003243EE" w:rsidRPr="0019147C">
        <w:rPr>
          <w:rFonts w:ascii="Times New Roman" w:hAnsi="Times New Roman" w:cs="Times New Roman"/>
        </w:rPr>
        <w:t>圖</w:t>
      </w:r>
      <w:bookmarkStart w:id="40" w:name="_Toc134262591"/>
      <w:bookmarkEnd w:id="38"/>
      <w:bookmarkEnd w:id="39"/>
    </w:p>
    <w:p w14:paraId="5EBE6C9C" w14:textId="70EA5A20" w:rsidR="00C46BDA" w:rsidRPr="004F2761" w:rsidRDefault="00146CA2" w:rsidP="00D1413A">
      <w:pPr>
        <w:pStyle w:val="2"/>
      </w:pPr>
      <w:bookmarkStart w:id="41" w:name="_Toc199885108"/>
      <w:r>
        <w:rPr>
          <w:rFonts w:hint="eastAsia"/>
        </w:rPr>
        <w:lastRenderedPageBreak/>
        <w:t>系統活動圖</w:t>
      </w:r>
      <w:bookmarkEnd w:id="41"/>
    </w:p>
    <w:p w14:paraId="2FA821FB" w14:textId="77777777" w:rsidR="00C46BDA" w:rsidRDefault="0035313B" w:rsidP="001D2A42">
      <w:pPr>
        <w:ind w:leftChars="0" w:left="0"/>
        <w:jc w:val="center"/>
        <w:rPr>
          <w:rFonts w:ascii="Times New Roman" w:hAnsi="Times New Roman" w:cs="Times New Roman"/>
        </w:rPr>
      </w:pPr>
      <w:r>
        <w:rPr>
          <w:rFonts w:ascii="Times New Roman" w:hAnsi="Times New Roman" w:cs="Times New Roman"/>
          <w:noProof/>
        </w:rPr>
        <w:drawing>
          <wp:inline distT="0" distB="0" distL="0" distR="0" wp14:anchorId="49EA95B7" wp14:editId="59932C56">
            <wp:extent cx="2832100" cy="7658100"/>
            <wp:effectExtent l="0" t="0" r="0" b="0"/>
            <wp:docPr id="2108688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8883" name="圖片 210868883"/>
                    <pic:cNvPicPr/>
                  </pic:nvPicPr>
                  <pic:blipFill>
                    <a:blip r:embed="rId20">
                      <a:extLst>
                        <a:ext uri="{28A0092B-C50C-407E-A947-70E740481C1C}">
                          <a14:useLocalDpi xmlns:a14="http://schemas.microsoft.com/office/drawing/2010/main" val="0"/>
                        </a:ext>
                      </a:extLst>
                    </a:blip>
                    <a:stretch>
                      <a:fillRect/>
                    </a:stretch>
                  </pic:blipFill>
                  <pic:spPr>
                    <a:xfrm>
                      <a:off x="0" y="0"/>
                      <a:ext cx="2832100" cy="7658100"/>
                    </a:xfrm>
                    <a:prstGeom prst="rect">
                      <a:avLst/>
                    </a:prstGeom>
                  </pic:spPr>
                </pic:pic>
              </a:graphicData>
            </a:graphic>
          </wp:inline>
        </w:drawing>
      </w:r>
    </w:p>
    <w:p w14:paraId="18290663" w14:textId="77777777" w:rsidR="00B23225" w:rsidRDefault="00B23225" w:rsidP="001D2A42">
      <w:pPr>
        <w:ind w:leftChars="0" w:left="0"/>
        <w:jc w:val="center"/>
        <w:rPr>
          <w:rFonts w:ascii="Times New Roman" w:hAnsi="Times New Roman" w:cs="Times New Roman"/>
        </w:rPr>
      </w:pPr>
    </w:p>
    <w:p w14:paraId="77D46529" w14:textId="04EFC881" w:rsidR="00B23225" w:rsidRPr="0019147C" w:rsidRDefault="00B23225" w:rsidP="00B23225">
      <w:pPr>
        <w:pStyle w:val="affb"/>
        <w:rPr>
          <w:rFonts w:ascii="Times New Roman" w:hAnsi="Times New Roman" w:cs="Times New Roman"/>
        </w:rPr>
        <w:sectPr w:rsidR="00B23225" w:rsidRPr="0019147C" w:rsidSect="006F5091">
          <w:pgSz w:w="11906" w:h="16838"/>
          <w:pgMar w:top="1440" w:right="1797" w:bottom="1440" w:left="1797" w:header="851" w:footer="992" w:gutter="0"/>
          <w:cols w:space="425"/>
          <w:titlePg/>
          <w:docGrid w:type="lines" w:linePitch="381"/>
        </w:sectPr>
      </w:pPr>
      <w:bookmarkStart w:id="42" w:name="_Toc199499897"/>
      <w:r w:rsidRPr="0019147C">
        <w:rPr>
          <w:rFonts w:ascii="Times New Roman" w:hAnsi="Times New Roman" w:cs="Times New Roman"/>
        </w:rPr>
        <w:t>圖</w:t>
      </w:r>
      <w:r w:rsidRPr="0019147C">
        <w:rPr>
          <w:rFonts w:ascii="Times New Roman" w:hAnsi="Times New Roman" w:cs="Times New Roman"/>
        </w:rPr>
        <w:t>3</w:t>
      </w:r>
      <w:r w:rsidR="00933BF9">
        <w:rPr>
          <w:rFonts w:ascii="Times New Roman" w:hAnsi="Times New Roman" w:cs="Times New Roman" w:hint="eastAsia"/>
        </w:rPr>
        <w:t>買家、賣家</w:t>
      </w:r>
      <w:r w:rsidRPr="0019147C">
        <w:rPr>
          <w:rFonts w:ascii="Times New Roman" w:hAnsi="Times New Roman" w:cs="Times New Roman"/>
        </w:rPr>
        <w:t>系統活動圖</w:t>
      </w:r>
      <w:bookmarkEnd w:id="42"/>
    </w:p>
    <w:p w14:paraId="10AF0784" w14:textId="6663C616" w:rsidR="00446E2F" w:rsidRPr="00070206" w:rsidRDefault="00994F76" w:rsidP="00022E43">
      <w:pPr>
        <w:pStyle w:val="1"/>
      </w:pPr>
      <w:bookmarkStart w:id="43" w:name="_Toc134262593"/>
      <w:bookmarkStart w:id="44" w:name="_Toc199885109"/>
      <w:bookmarkEnd w:id="40"/>
      <w:r w:rsidRPr="0034463A">
        <w:rPr>
          <w:rFonts w:hint="eastAsia"/>
        </w:rPr>
        <w:lastRenderedPageBreak/>
        <w:t>系統</w:t>
      </w:r>
      <w:r w:rsidR="00496CE3" w:rsidRPr="0034463A">
        <w:rPr>
          <w:rFonts w:hint="eastAsia"/>
        </w:rPr>
        <w:t>功能</w:t>
      </w:r>
      <w:bookmarkEnd w:id="43"/>
      <w:bookmarkEnd w:id="44"/>
    </w:p>
    <w:p w14:paraId="0407F972" w14:textId="2A8121CE" w:rsidR="008D6896" w:rsidRDefault="00437656" w:rsidP="00D1413A">
      <w:pPr>
        <w:pStyle w:val="2"/>
        <w:numPr>
          <w:ilvl w:val="0"/>
          <w:numId w:val="3"/>
        </w:numPr>
      </w:pPr>
      <w:bookmarkStart w:id="45" w:name="_Toc134262594"/>
      <w:bookmarkStart w:id="46" w:name="_Toc199885110"/>
      <w:r w:rsidRPr="0034463A">
        <w:rPr>
          <w:rFonts w:hint="eastAsia"/>
        </w:rPr>
        <w:t>功能需求說明</w:t>
      </w:r>
      <w:bookmarkEnd w:id="45"/>
      <w:bookmarkEnd w:id="46"/>
    </w:p>
    <w:p w14:paraId="3709EB82" w14:textId="6685B550" w:rsidR="008D6896" w:rsidRDefault="005261F9" w:rsidP="00F5486B">
      <w:pPr>
        <w:pStyle w:val="3"/>
        <w:numPr>
          <w:ilvl w:val="0"/>
          <w:numId w:val="6"/>
        </w:numPr>
        <w:ind w:left="1600"/>
      </w:pPr>
      <w:bookmarkStart w:id="47" w:name="_Toc199885111"/>
      <w:r>
        <w:rPr>
          <w:rFonts w:hint="eastAsia"/>
        </w:rPr>
        <w:t>賣家</w:t>
      </w:r>
      <w:bookmarkEnd w:id="47"/>
    </w:p>
    <w:p w14:paraId="79D6DE50" w14:textId="32F65B8D" w:rsidR="009A1AE7" w:rsidRPr="001301C2" w:rsidRDefault="009A1AE7" w:rsidP="00783EAF">
      <w:pPr>
        <w:pStyle w:val="afd"/>
      </w:pPr>
      <w:bookmarkStart w:id="48" w:name="_Toc530057662"/>
      <w:bookmarkStart w:id="49" w:name="_Toc530058620"/>
      <w:bookmarkStart w:id="50" w:name="_Toc195504451"/>
      <w:bookmarkStart w:id="51" w:name="_Toc199409498"/>
      <w:r w:rsidRPr="001301C2">
        <w:rPr>
          <w:rFonts w:hint="eastAsia"/>
        </w:rPr>
        <w:t>表</w:t>
      </w:r>
      <w:r w:rsidRPr="001301C2">
        <w:t xml:space="preserve"> </w:t>
      </w:r>
      <w:r w:rsidR="00694937" w:rsidRPr="001301C2">
        <w:rPr>
          <w:rFonts w:hint="eastAsia"/>
        </w:rPr>
        <w:t>4</w:t>
      </w:r>
      <w:r w:rsidRPr="001301C2">
        <w:rPr>
          <w:rFonts w:hint="eastAsia"/>
        </w:rPr>
        <w:t>、功能需求－</w:t>
      </w:r>
      <w:bookmarkEnd w:id="48"/>
      <w:bookmarkEnd w:id="49"/>
      <w:r w:rsidRPr="001301C2">
        <w:rPr>
          <w:rFonts w:hint="eastAsia"/>
        </w:rPr>
        <w:t>賣家</w:t>
      </w:r>
      <w:bookmarkEnd w:id="50"/>
      <w:bookmarkEnd w:id="51"/>
    </w:p>
    <w:tbl>
      <w:tblPr>
        <w:tblW w:w="9618" w:type="dxa"/>
        <w:jc w:val="center"/>
        <w:tblCellMar>
          <w:top w:w="15" w:type="dxa"/>
          <w:left w:w="15" w:type="dxa"/>
          <w:bottom w:w="15" w:type="dxa"/>
          <w:right w:w="15" w:type="dxa"/>
        </w:tblCellMar>
        <w:tblLook w:val="04A0" w:firstRow="1" w:lastRow="0" w:firstColumn="1" w:lastColumn="0" w:noHBand="0" w:noVBand="1"/>
      </w:tblPr>
      <w:tblGrid>
        <w:gridCol w:w="1545"/>
        <w:gridCol w:w="8073"/>
      </w:tblGrid>
      <w:tr w:rsidR="009A1AE7" w:rsidRPr="009A1AE7" w14:paraId="430FAE3B" w14:textId="77777777" w:rsidTr="009A1AE7">
        <w:trPr>
          <w:trHeight w:val="20"/>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hideMark/>
          </w:tcPr>
          <w:p w14:paraId="431BA284"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bookmarkStart w:id="52" w:name="_Hlk528878161"/>
            <w:r w:rsidRPr="009A1AE7">
              <w:rPr>
                <w:rFonts w:ascii="新細明體" w:eastAsia="新細明體" w:hAnsi="新細明體" w:cs="新細明體" w:hint="eastAsia"/>
                <w:b/>
                <w:kern w:val="0"/>
                <w:szCs w:val="24"/>
              </w:rPr>
              <w:t>功能名稱</w:t>
            </w:r>
          </w:p>
        </w:tc>
        <w:tc>
          <w:tcPr>
            <w:tcW w:w="8073" w:type="dxa"/>
            <w:tcBorders>
              <w:top w:val="single" w:sz="8" w:space="0" w:color="000000"/>
              <w:left w:val="single" w:sz="8" w:space="0" w:color="000000"/>
              <w:right w:val="single" w:sz="8" w:space="0" w:color="000000"/>
            </w:tcBorders>
            <w:shd w:val="clear" w:color="auto" w:fill="D0CECE"/>
            <w:tcMar>
              <w:top w:w="100" w:type="dxa"/>
              <w:left w:w="100" w:type="dxa"/>
              <w:bottom w:w="100" w:type="dxa"/>
              <w:right w:w="100" w:type="dxa"/>
            </w:tcMar>
            <w:vAlign w:val="center"/>
          </w:tcPr>
          <w:p w14:paraId="16367ABF"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功能說明</w:t>
            </w:r>
          </w:p>
        </w:tc>
      </w:tr>
      <w:tr w:rsidR="009A1AE7" w:rsidRPr="009A1AE7" w14:paraId="2A17FB40" w14:textId="77777777" w:rsidTr="009A1AE7">
        <w:trPr>
          <w:trHeight w:val="460"/>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hideMark/>
          </w:tcPr>
          <w:p w14:paraId="4B9BD3CA"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登入</w:t>
            </w:r>
            <w:r w:rsidRPr="009A1AE7">
              <w:rPr>
                <w:rFonts w:ascii="新細明體" w:eastAsia="新細明體" w:hAnsi="新細明體" w:cs="新細明體"/>
                <w:b/>
                <w:kern w:val="0"/>
                <w:szCs w:val="24"/>
              </w:rPr>
              <w:t>/</w:t>
            </w:r>
            <w:r w:rsidRPr="009A1AE7">
              <w:rPr>
                <w:rFonts w:ascii="新細明體" w:eastAsia="新細明體" w:hAnsi="新細明體" w:cs="新細明體" w:hint="eastAsia"/>
                <w:b/>
                <w:kern w:val="0"/>
                <w:szCs w:val="24"/>
              </w:rPr>
              <w:t>登出</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B24543" w14:textId="4F247FAA" w:rsidR="009A1AE7" w:rsidRPr="009A1AE7" w:rsidRDefault="00695000" w:rsidP="009A1AE7">
            <w:pPr>
              <w:widowControl/>
              <w:spacing w:line="500" w:lineRule="exact"/>
              <w:ind w:leftChars="0" w:left="0"/>
              <w:jc w:val="both"/>
              <w:rPr>
                <w:rFonts w:ascii="新細明體" w:eastAsia="新細明體" w:hAnsi="新細明體" w:cs="新細明體"/>
                <w:kern w:val="0"/>
                <w:sz w:val="24"/>
                <w:szCs w:val="24"/>
              </w:rPr>
            </w:pPr>
            <w:r w:rsidRPr="00695000">
              <w:rPr>
                <w:rFonts w:ascii="新細明體" w:eastAsia="新細明體" w:hAnsi="新細明體" w:cs="新細明體"/>
                <w:kern w:val="0"/>
                <w:sz w:val="24"/>
                <w:szCs w:val="24"/>
              </w:rPr>
              <w:t>賣家需註冊帳戶（輸入帳號、密碼、學號驗證），可進行登入系統、使用完整系統功能，並可於使用結束後安全登出，防止帳號被濫用。</w:t>
            </w:r>
          </w:p>
        </w:tc>
      </w:tr>
      <w:tr w:rsidR="009A1AE7" w:rsidRPr="009A1AE7" w14:paraId="28405613"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750E8CE8"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販賣書籍</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408522" w14:textId="5C51B05E" w:rsidR="009A1AE7" w:rsidRPr="009A1AE7" w:rsidRDefault="00547434" w:rsidP="009A1AE7">
            <w:pPr>
              <w:widowControl/>
              <w:spacing w:line="500" w:lineRule="exact"/>
              <w:ind w:leftChars="0" w:left="0"/>
              <w:jc w:val="both"/>
              <w:rPr>
                <w:rFonts w:ascii="新細明體" w:eastAsia="新細明體" w:hAnsi="新細明體" w:cs="新細明體"/>
                <w:kern w:val="0"/>
                <w:sz w:val="24"/>
                <w:szCs w:val="24"/>
              </w:rPr>
            </w:pPr>
            <w:r w:rsidRPr="00547434">
              <w:rPr>
                <w:rFonts w:ascii="新細明體" w:eastAsia="新細明體" w:hAnsi="新細明體" w:cs="新細明體"/>
                <w:kern w:val="0"/>
                <w:sz w:val="24"/>
                <w:szCs w:val="24"/>
              </w:rPr>
              <w:t>將欲出售的書籍透過系統平台上架，並標註售價與書籍狀況，供買家瀏覽與選購。</w:t>
            </w:r>
          </w:p>
        </w:tc>
      </w:tr>
      <w:tr w:rsidR="009A1AE7" w:rsidRPr="009A1AE7" w14:paraId="406EC6A8"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4732DFE2"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上架書籍</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3B7CC" w14:textId="4F870486" w:rsidR="009A1AE7" w:rsidRPr="009A1AE7" w:rsidRDefault="00547434" w:rsidP="009A1AE7">
            <w:pPr>
              <w:widowControl/>
              <w:spacing w:line="500" w:lineRule="exact"/>
              <w:ind w:leftChars="0" w:left="0"/>
              <w:jc w:val="both"/>
              <w:rPr>
                <w:rFonts w:ascii="新細明體" w:eastAsia="新細明體" w:hAnsi="新細明體" w:cs="新細明體"/>
                <w:kern w:val="0"/>
                <w:sz w:val="24"/>
                <w:szCs w:val="24"/>
              </w:rPr>
            </w:pPr>
            <w:r w:rsidRPr="00547434">
              <w:rPr>
                <w:rFonts w:ascii="新細明體" w:eastAsia="新細明體" w:hAnsi="新細明體" w:cs="新細明體"/>
                <w:kern w:val="0"/>
                <w:sz w:val="24"/>
                <w:szCs w:val="24"/>
              </w:rPr>
              <w:t>填寫並輸入書籍詳細資訊，包括書名、價格、ISBN、書況（新舊程度）、書籍圖片、出版社、作者、學院與科系等。上架書籍後需經由系統管理員審核通過才能公開展示。</w:t>
            </w:r>
          </w:p>
        </w:tc>
      </w:tr>
      <w:tr w:rsidR="009A1AE7" w:rsidRPr="009A1AE7" w14:paraId="6D938F1A" w14:textId="77777777" w:rsidTr="009A1AE7">
        <w:trPr>
          <w:trHeight w:val="945"/>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74C7E1B0" w14:textId="68F61702" w:rsidR="009A1AE7" w:rsidRPr="009A1AE7" w:rsidRDefault="0077336A" w:rsidP="009A1AE7">
            <w:pPr>
              <w:widowControl/>
              <w:spacing w:line="500" w:lineRule="exact"/>
              <w:ind w:leftChars="0" w:left="0"/>
              <w:jc w:val="center"/>
              <w:rPr>
                <w:rFonts w:ascii="新細明體" w:eastAsia="新細明體" w:hAnsi="新細明體" w:cs="新細明體"/>
                <w:b/>
                <w:bCs/>
                <w:kern w:val="0"/>
                <w:szCs w:val="28"/>
              </w:rPr>
            </w:pPr>
            <w:ins w:id="53" w:author="黃郁心" w:date="2025-09-25T11:49:00Z" w16du:dateUtc="2025-09-25T03:49:00Z">
              <w:r>
                <w:rPr>
                  <w:rFonts w:ascii="新細明體" w:eastAsia="新細明體" w:hAnsi="新細明體" w:cs="新細明體" w:hint="eastAsia"/>
                  <w:b/>
                  <w:bCs/>
                  <w:kern w:val="0"/>
                  <w:szCs w:val="28"/>
                </w:rPr>
                <w:t>交易狀態管理</w:t>
              </w:r>
            </w:ins>
            <w:del w:id="54" w:author="黃郁心" w:date="2025-09-25T11:49:00Z" w16du:dateUtc="2025-09-25T03:49:00Z">
              <w:r w:rsidR="009A1AE7" w:rsidRPr="009A1AE7" w:rsidDel="00930CEA">
                <w:rPr>
                  <w:rFonts w:ascii="新細明體" w:eastAsia="新細明體" w:hAnsi="新細明體" w:cs="新細明體"/>
                  <w:b/>
                  <w:bCs/>
                  <w:kern w:val="0"/>
                  <w:szCs w:val="28"/>
                </w:rPr>
                <w:delText>書籍</w:delText>
              </w:r>
              <w:r w:rsidR="009A1AE7" w:rsidRPr="009A1AE7" w:rsidDel="00930CEA">
                <w:rPr>
                  <w:rFonts w:ascii="新細明體" w:eastAsia="新細明體" w:hAnsi="新細明體" w:cs="新細明體" w:hint="eastAsia"/>
                  <w:b/>
                  <w:bCs/>
                  <w:kern w:val="0"/>
                  <w:szCs w:val="28"/>
                </w:rPr>
                <w:delText>狀態更新</w:delText>
              </w:r>
            </w:del>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2A01CB" w14:textId="5A686FF2" w:rsidR="009A1AE7" w:rsidRPr="009A1AE7" w:rsidRDefault="00547434" w:rsidP="009A1AE7">
            <w:pPr>
              <w:widowControl/>
              <w:spacing w:line="500" w:lineRule="exact"/>
              <w:ind w:leftChars="0" w:left="0"/>
              <w:jc w:val="both"/>
              <w:rPr>
                <w:rFonts w:ascii="新細明體" w:eastAsia="新細明體" w:hAnsi="新細明體" w:cs="新細明體"/>
                <w:kern w:val="0"/>
                <w:sz w:val="24"/>
                <w:szCs w:val="24"/>
              </w:rPr>
            </w:pPr>
            <w:r w:rsidRPr="00547434">
              <w:rPr>
                <w:rFonts w:ascii="新細明體" w:eastAsia="新細明體" w:hAnsi="新細明體" w:cs="新細明體"/>
                <w:kern w:val="0"/>
                <w:sz w:val="24"/>
                <w:szCs w:val="24"/>
              </w:rPr>
              <w:t>書籍成功交易後，需將該書狀態手動更新為「已售出」，以防止重複出售。亦可下架書籍，避免顯示不再販售項目。</w:t>
            </w:r>
          </w:p>
        </w:tc>
      </w:tr>
      <w:tr w:rsidR="009A1AE7" w:rsidRPr="009A1AE7" w14:paraId="013AE38E"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50E5C7CA"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聯絡買家</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2E673A" w14:textId="7D1B387B" w:rsidR="009A1AE7" w:rsidRPr="009A1AE7" w:rsidRDefault="007C0C9E" w:rsidP="009A1AE7">
            <w:pPr>
              <w:widowControl/>
              <w:spacing w:line="500" w:lineRule="exact"/>
              <w:ind w:leftChars="0" w:left="0"/>
              <w:jc w:val="both"/>
              <w:rPr>
                <w:rFonts w:ascii="新細明體" w:eastAsia="新細明體" w:hAnsi="新細明體" w:cs="新細明體"/>
                <w:kern w:val="0"/>
                <w:sz w:val="24"/>
                <w:szCs w:val="24"/>
              </w:rPr>
            </w:pPr>
            <w:r w:rsidRPr="007C0C9E">
              <w:rPr>
                <w:rFonts w:ascii="新細明體" w:eastAsia="新細明體" w:hAnsi="新細明體" w:cs="新細明體"/>
                <w:kern w:val="0"/>
                <w:sz w:val="24"/>
                <w:szCs w:val="24"/>
              </w:rPr>
              <w:t>可透過系統內建之即時聊天功能，與買家溝通交易細節，如面交地點、時間等，並能接收訊息通知（如新訊息、買家留言等）。</w:t>
            </w:r>
          </w:p>
        </w:tc>
      </w:tr>
      <w:tr w:rsidR="009A1AE7" w:rsidRPr="009A1AE7" w14:paraId="5F745AF0"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4B387D00"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檢視</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204E9A" w14:textId="662C1B05" w:rsidR="009A1AE7" w:rsidRPr="009A1AE7" w:rsidRDefault="007C0C9E" w:rsidP="009A1AE7">
            <w:pPr>
              <w:widowControl/>
              <w:spacing w:line="500" w:lineRule="exact"/>
              <w:ind w:leftChars="0" w:left="0"/>
              <w:jc w:val="both"/>
              <w:rPr>
                <w:rFonts w:ascii="新細明體" w:eastAsia="新細明體" w:hAnsi="新細明體" w:cs="新細明體"/>
                <w:kern w:val="0"/>
                <w:sz w:val="24"/>
                <w:szCs w:val="24"/>
              </w:rPr>
            </w:pPr>
            <w:r w:rsidRPr="007C0C9E">
              <w:rPr>
                <w:rFonts w:ascii="新細明體" w:eastAsia="新細明體" w:hAnsi="新細明體" w:cs="新細明體"/>
                <w:kern w:val="0"/>
                <w:sz w:val="24"/>
                <w:szCs w:val="24"/>
              </w:rPr>
              <w:t>可查看自己已上架之所有書籍清單、書籍詳細資訊與當前狀態（待審核、上架中、已售出等）。</w:t>
            </w:r>
          </w:p>
        </w:tc>
      </w:tr>
      <w:tr w:rsidR="009A1AE7" w:rsidRPr="009A1AE7" w14:paraId="4E2F652E"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0DD17FBC"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t>查詢</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1DFAE8" w14:textId="795E819C" w:rsidR="009A1AE7" w:rsidRPr="009A1AE7" w:rsidRDefault="007C0C9E" w:rsidP="009A1AE7">
            <w:pPr>
              <w:widowControl/>
              <w:spacing w:line="500" w:lineRule="exact"/>
              <w:ind w:leftChars="0" w:left="0"/>
              <w:jc w:val="both"/>
              <w:rPr>
                <w:rFonts w:ascii="新細明體" w:eastAsia="新細明體" w:hAnsi="新細明體" w:cs="新細明體"/>
                <w:kern w:val="0"/>
                <w:sz w:val="24"/>
                <w:szCs w:val="24"/>
              </w:rPr>
            </w:pPr>
            <w:r w:rsidRPr="007C0C9E">
              <w:rPr>
                <w:rFonts w:ascii="新細明體" w:eastAsia="新細明體" w:hAnsi="新細明體" w:cs="新細明體"/>
                <w:kern w:val="0"/>
                <w:sz w:val="24"/>
                <w:szCs w:val="24"/>
              </w:rPr>
              <w:t>可利用搜尋功能查詢系統內是否有與自己重複的書籍或市場熱門書籍（條件包括書名、作者、ISBN、學院、科系等），以作為訂價參考。</w:t>
            </w:r>
          </w:p>
        </w:tc>
      </w:tr>
      <w:tr w:rsidR="009A1AE7" w:rsidRPr="009A1AE7" w14:paraId="68B9E699" w14:textId="77777777" w:rsidTr="009A1AE7">
        <w:trPr>
          <w:jc w:val="center"/>
        </w:trPr>
        <w:tc>
          <w:tcPr>
            <w:tcW w:w="154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0B4979D2" w14:textId="77777777" w:rsidR="009A1AE7" w:rsidRPr="009A1AE7" w:rsidRDefault="009A1AE7" w:rsidP="009A1AE7">
            <w:pPr>
              <w:widowControl/>
              <w:spacing w:line="500" w:lineRule="exact"/>
              <w:ind w:leftChars="0" w:left="0"/>
              <w:jc w:val="center"/>
              <w:rPr>
                <w:rFonts w:ascii="新細明體" w:eastAsia="新細明體" w:hAnsi="新細明體" w:cs="新細明體"/>
                <w:b/>
                <w:kern w:val="0"/>
                <w:szCs w:val="24"/>
              </w:rPr>
            </w:pPr>
            <w:r w:rsidRPr="009A1AE7">
              <w:rPr>
                <w:rFonts w:ascii="新細明體" w:eastAsia="新細明體" w:hAnsi="新細明體" w:cs="新細明體" w:hint="eastAsia"/>
                <w:b/>
                <w:kern w:val="0"/>
                <w:szCs w:val="24"/>
              </w:rPr>
              <w:lastRenderedPageBreak/>
              <w:t>回饋表單</w:t>
            </w:r>
          </w:p>
        </w:tc>
        <w:tc>
          <w:tcPr>
            <w:tcW w:w="8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3142E" w14:textId="178F02D4" w:rsidR="009A1AE7" w:rsidRPr="009A1AE7" w:rsidRDefault="00F5486B" w:rsidP="009A1AE7">
            <w:pPr>
              <w:widowControl/>
              <w:spacing w:line="500" w:lineRule="exact"/>
              <w:ind w:leftChars="0" w:left="0"/>
              <w:jc w:val="both"/>
              <w:rPr>
                <w:rFonts w:ascii="新細明體" w:eastAsia="新細明體" w:hAnsi="新細明體" w:cs="新細明體"/>
                <w:kern w:val="0"/>
                <w:sz w:val="24"/>
                <w:szCs w:val="24"/>
              </w:rPr>
            </w:pPr>
            <w:r w:rsidRPr="00F5486B">
              <w:rPr>
                <w:rFonts w:ascii="新細明體" w:eastAsia="新細明體" w:hAnsi="新細明體" w:cs="新細明體"/>
                <w:kern w:val="0"/>
                <w:sz w:val="24"/>
                <w:szCs w:val="24"/>
              </w:rPr>
              <w:t>可提交對系統的建議與問題（如功能異常、流程不順等），提供給管理員進行系統優化。</w:t>
            </w:r>
          </w:p>
        </w:tc>
      </w:tr>
    </w:tbl>
    <w:bookmarkEnd w:id="52"/>
    <w:p w14:paraId="59301F30" w14:textId="057AEC45" w:rsidR="00D757E8" w:rsidRPr="00D757E8" w:rsidRDefault="00D757E8" w:rsidP="00D26B2A">
      <w:pPr>
        <w:ind w:leftChars="0" w:left="0"/>
      </w:pPr>
      <w:r w:rsidRPr="0034463A">
        <w:rPr>
          <w:rFonts w:ascii="Times New Roman" w:hAnsi="Times New Roman" w:cs="Times New Roman"/>
          <w:noProof/>
        </w:rPr>
        <w:drawing>
          <wp:anchor distT="0" distB="0" distL="114300" distR="114300" simplePos="0" relativeHeight="251658240" behindDoc="0" locked="0" layoutInCell="1" allowOverlap="1" wp14:anchorId="3041C2FB" wp14:editId="564677B0">
            <wp:simplePos x="0" y="0"/>
            <wp:positionH relativeFrom="margin">
              <wp:posOffset>-141605</wp:posOffset>
            </wp:positionH>
            <wp:positionV relativeFrom="paragraph">
              <wp:posOffset>408305</wp:posOffset>
            </wp:positionV>
            <wp:extent cx="5274000" cy="2502000"/>
            <wp:effectExtent l="0" t="0" r="3175"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2502000"/>
                    </a:xfrm>
                    <a:prstGeom prst="rect">
                      <a:avLst/>
                    </a:prstGeom>
                    <a:noFill/>
                  </pic:spPr>
                </pic:pic>
              </a:graphicData>
            </a:graphic>
            <wp14:sizeRelH relativeFrom="page">
              <wp14:pctWidth>0</wp14:pctWidth>
            </wp14:sizeRelH>
            <wp14:sizeRelV relativeFrom="page">
              <wp14:pctHeight>0</wp14:pctHeight>
            </wp14:sizeRelV>
          </wp:anchor>
        </w:drawing>
      </w:r>
    </w:p>
    <w:p w14:paraId="46B16837" w14:textId="5E6C28E2" w:rsidR="00745FAA" w:rsidRPr="0019147C" w:rsidRDefault="00745FAA" w:rsidP="004551E7">
      <w:pPr>
        <w:pStyle w:val="affb"/>
        <w:rPr>
          <w:rFonts w:ascii="Times New Roman" w:hAnsi="Times New Roman" w:cs="Times New Roman"/>
        </w:rPr>
      </w:pPr>
      <w:bookmarkStart w:id="55" w:name="_Toc199499898"/>
      <w:r w:rsidRPr="0019147C">
        <w:rPr>
          <w:rFonts w:ascii="Times New Roman" w:hAnsi="Times New Roman" w:cs="Times New Roman"/>
        </w:rPr>
        <w:t>圖</w:t>
      </w:r>
      <w:r w:rsidR="00B23225" w:rsidRPr="0019147C">
        <w:rPr>
          <w:rFonts w:ascii="Times New Roman" w:hAnsi="Times New Roman" w:cs="Times New Roman"/>
        </w:rPr>
        <w:t>4</w:t>
      </w:r>
      <w:r w:rsidRPr="0019147C">
        <w:rPr>
          <w:rFonts w:ascii="Times New Roman" w:hAnsi="Times New Roman" w:cs="Times New Roman"/>
        </w:rPr>
        <w:t>-1</w:t>
      </w:r>
      <w:r w:rsidRPr="0019147C">
        <w:rPr>
          <w:rFonts w:ascii="Times New Roman" w:hAnsi="Times New Roman" w:cs="Times New Roman"/>
        </w:rPr>
        <w:t>：賣家使用者登入</w:t>
      </w:r>
      <w:r w:rsidRPr="0019147C">
        <w:rPr>
          <w:rFonts w:ascii="Times New Roman" w:hAnsi="Times New Roman" w:cs="Times New Roman"/>
        </w:rPr>
        <w:t>/</w:t>
      </w:r>
      <w:r w:rsidRPr="0019147C">
        <w:rPr>
          <w:rFonts w:ascii="Times New Roman" w:hAnsi="Times New Roman" w:cs="Times New Roman"/>
        </w:rPr>
        <w:t>登出</w:t>
      </w:r>
      <w:r w:rsidRPr="0019147C">
        <w:rPr>
          <w:rFonts w:ascii="Times New Roman" w:hAnsi="Times New Roman" w:cs="Times New Roman"/>
        </w:rPr>
        <w:t>/</w:t>
      </w:r>
      <w:r w:rsidRPr="0019147C">
        <w:rPr>
          <w:rFonts w:ascii="Times New Roman" w:hAnsi="Times New Roman" w:cs="Times New Roman"/>
        </w:rPr>
        <w:t>註冊功能</w:t>
      </w:r>
      <w:bookmarkEnd w:id="55"/>
    </w:p>
    <w:p w14:paraId="32AD92F5" w14:textId="23970F2E" w:rsidR="009112FA" w:rsidRPr="0034463A" w:rsidRDefault="009112FA" w:rsidP="00747DF3">
      <w:pPr>
        <w:ind w:leftChars="0" w:left="0"/>
        <w:jc w:val="center"/>
        <w:rPr>
          <w:rFonts w:ascii="Times New Roman" w:hAnsi="Times New Roman" w:cs="Times New Roman"/>
        </w:rPr>
      </w:pPr>
    </w:p>
    <w:p w14:paraId="4C4889DA" w14:textId="47D87212" w:rsidR="009304E9" w:rsidRPr="00376934" w:rsidRDefault="00CE1AF5" w:rsidP="00376934">
      <w:pPr>
        <w:pStyle w:val="afd"/>
        <w:rPr>
          <w:rFonts w:eastAsiaTheme="minorEastAsia" w:cs="Times New Roman"/>
        </w:rPr>
      </w:pPr>
      <w:bookmarkStart w:id="56" w:name="_Toc198916103"/>
      <w:bookmarkStart w:id="57" w:name="_Toc199409499"/>
      <w:r w:rsidRPr="00376934">
        <w:rPr>
          <w:rFonts w:eastAsiaTheme="minorEastAsia" w:cs="Times New Roman" w:hint="eastAsia"/>
        </w:rPr>
        <w:t>表</w:t>
      </w:r>
      <w:r w:rsidRPr="00376934">
        <w:rPr>
          <w:rFonts w:eastAsiaTheme="minorEastAsia" w:cs="Times New Roman" w:hint="eastAsia"/>
        </w:rPr>
        <w:t xml:space="preserve"> </w:t>
      </w:r>
      <w:r w:rsidR="001301C2">
        <w:rPr>
          <w:rFonts w:eastAsiaTheme="minorEastAsia" w:cs="Times New Roman" w:hint="eastAsia"/>
        </w:rPr>
        <w:t>5</w:t>
      </w:r>
      <w:r w:rsidR="005043DC" w:rsidRPr="00376934">
        <w:rPr>
          <w:rFonts w:eastAsiaTheme="minorEastAsia" w:cs="Times New Roman"/>
        </w:rPr>
        <w:t>-1</w:t>
      </w:r>
      <w:r w:rsidR="005043DC" w:rsidRPr="00376934">
        <w:rPr>
          <w:rFonts w:eastAsiaTheme="minorEastAsia" w:cs="Times New Roman" w:hint="eastAsia"/>
        </w:rPr>
        <w:t>：賣家使用者登入</w:t>
      </w:r>
      <w:r w:rsidR="005043DC" w:rsidRPr="00376934">
        <w:rPr>
          <w:rFonts w:eastAsiaTheme="minorEastAsia" w:cs="Times New Roman" w:hint="eastAsia"/>
        </w:rPr>
        <w:t>/</w:t>
      </w:r>
      <w:r w:rsidR="005043DC" w:rsidRPr="00376934">
        <w:rPr>
          <w:rFonts w:eastAsiaTheme="minorEastAsia" w:cs="Times New Roman" w:hint="eastAsia"/>
        </w:rPr>
        <w:t>登出</w:t>
      </w:r>
      <w:r w:rsidR="005043DC" w:rsidRPr="00376934">
        <w:rPr>
          <w:rFonts w:eastAsiaTheme="minorEastAsia" w:cs="Times New Roman" w:hint="eastAsia"/>
        </w:rPr>
        <w:t>/</w:t>
      </w:r>
      <w:r w:rsidR="005043DC" w:rsidRPr="00376934">
        <w:rPr>
          <w:rFonts w:eastAsiaTheme="minorEastAsia" w:cs="Times New Roman" w:hint="eastAsia"/>
        </w:rPr>
        <w:t>註冊系統</w:t>
      </w:r>
      <w:bookmarkEnd w:id="56"/>
      <w:bookmarkEnd w:id="57"/>
    </w:p>
    <w:tbl>
      <w:tblPr>
        <w:tblW w:w="8359" w:type="dxa"/>
        <w:tblCellMar>
          <w:left w:w="28" w:type="dxa"/>
          <w:right w:w="28" w:type="dxa"/>
        </w:tblCellMar>
        <w:tblLook w:val="04A0" w:firstRow="1" w:lastRow="0" w:firstColumn="1" w:lastColumn="0" w:noHBand="0" w:noVBand="1"/>
      </w:tblPr>
      <w:tblGrid>
        <w:gridCol w:w="1555"/>
        <w:gridCol w:w="6804"/>
      </w:tblGrid>
      <w:tr w:rsidR="003F473D" w:rsidRPr="003F473D" w14:paraId="2BFD46A3" w14:textId="77777777" w:rsidTr="003F473D">
        <w:trPr>
          <w:trHeight w:val="360"/>
        </w:trPr>
        <w:tc>
          <w:tcPr>
            <w:tcW w:w="1555" w:type="dxa"/>
            <w:tcBorders>
              <w:top w:val="single" w:sz="4" w:space="0" w:color="auto"/>
              <w:left w:val="single" w:sz="4" w:space="0" w:color="auto"/>
              <w:bottom w:val="single" w:sz="4" w:space="0" w:color="auto"/>
              <w:right w:val="single" w:sz="4" w:space="0" w:color="auto"/>
            </w:tcBorders>
            <w:noWrap/>
            <w:vAlign w:val="center"/>
            <w:hideMark/>
          </w:tcPr>
          <w:p w14:paraId="6DA318AF" w14:textId="77777777" w:rsidR="003F473D" w:rsidRPr="0034463A" w:rsidRDefault="003F473D" w:rsidP="00AA6F58">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項目</w:t>
            </w:r>
          </w:p>
        </w:tc>
        <w:tc>
          <w:tcPr>
            <w:tcW w:w="6804" w:type="dxa"/>
            <w:tcBorders>
              <w:top w:val="single" w:sz="4" w:space="0" w:color="auto"/>
              <w:left w:val="nil"/>
              <w:bottom w:val="single" w:sz="4" w:space="0" w:color="auto"/>
              <w:right w:val="single" w:sz="4" w:space="0" w:color="auto"/>
            </w:tcBorders>
            <w:noWrap/>
            <w:vAlign w:val="center"/>
            <w:hideMark/>
          </w:tcPr>
          <w:p w14:paraId="24F6D2AF" w14:textId="77777777" w:rsidR="003F473D" w:rsidRPr="0034463A" w:rsidRDefault="003F473D" w:rsidP="003F473D">
            <w:pPr>
              <w:widowControl/>
              <w:ind w:leftChars="0" w:left="0"/>
              <w:jc w:val="center"/>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說明</w:t>
            </w:r>
          </w:p>
        </w:tc>
      </w:tr>
      <w:tr w:rsidR="003F473D" w:rsidRPr="003F473D" w14:paraId="2ED9A108"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2E8BA47F" w14:textId="77777777" w:rsidR="003F473D" w:rsidRPr="0034463A" w:rsidRDefault="003F473D" w:rsidP="003F473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使用案例名稱</w:t>
            </w:r>
          </w:p>
        </w:tc>
        <w:tc>
          <w:tcPr>
            <w:tcW w:w="6804" w:type="dxa"/>
            <w:tcBorders>
              <w:top w:val="nil"/>
              <w:left w:val="nil"/>
              <w:bottom w:val="single" w:sz="4" w:space="0" w:color="auto"/>
              <w:right w:val="single" w:sz="4" w:space="0" w:color="auto"/>
            </w:tcBorders>
            <w:noWrap/>
            <w:vAlign w:val="center"/>
            <w:hideMark/>
          </w:tcPr>
          <w:p w14:paraId="3E326857" w14:textId="77777777" w:rsidR="003F473D" w:rsidRPr="0034463A" w:rsidRDefault="003F473D" w:rsidP="003F473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登入、登出、註冊系統功能</w:t>
            </w:r>
          </w:p>
        </w:tc>
      </w:tr>
      <w:tr w:rsidR="003F473D" w:rsidRPr="003F473D" w14:paraId="4C958709"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6E03780F" w14:textId="77777777" w:rsidR="003F473D" w:rsidRPr="0034463A" w:rsidRDefault="003F473D" w:rsidP="003F473D">
            <w:pPr>
              <w:widowControl/>
              <w:spacing w:line="240" w:lineRule="exact"/>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事件目標</w:t>
            </w:r>
          </w:p>
        </w:tc>
        <w:tc>
          <w:tcPr>
            <w:tcW w:w="6804" w:type="dxa"/>
            <w:tcBorders>
              <w:top w:val="nil"/>
              <w:left w:val="nil"/>
              <w:bottom w:val="single" w:sz="4" w:space="0" w:color="auto"/>
              <w:right w:val="single" w:sz="4" w:space="0" w:color="auto"/>
            </w:tcBorders>
            <w:noWrap/>
            <w:vAlign w:val="center"/>
          </w:tcPr>
          <w:tbl>
            <w:tblPr>
              <w:tblW w:w="0" w:type="auto"/>
              <w:tblCellSpacing w:w="15" w:type="dxa"/>
              <w:tblLook w:val="04A0" w:firstRow="1" w:lastRow="0" w:firstColumn="1" w:lastColumn="0" w:noHBand="0" w:noVBand="1"/>
            </w:tblPr>
            <w:tblGrid>
              <w:gridCol w:w="5370"/>
            </w:tblGrid>
            <w:tr w:rsidR="003F473D" w:rsidRPr="003F473D" w14:paraId="36EFB151" w14:textId="77777777">
              <w:trPr>
                <w:tblCellSpacing w:w="15" w:type="dxa"/>
              </w:trPr>
              <w:tc>
                <w:tcPr>
                  <w:tcW w:w="0" w:type="auto"/>
                  <w:tcMar>
                    <w:top w:w="15" w:type="dxa"/>
                    <w:left w:w="15" w:type="dxa"/>
                    <w:bottom w:w="15" w:type="dxa"/>
                    <w:right w:w="15" w:type="dxa"/>
                  </w:tcMar>
                  <w:vAlign w:val="center"/>
                  <w:hideMark/>
                </w:tcPr>
                <w:p w14:paraId="1D49E555" w14:textId="77777777" w:rsidR="003F473D" w:rsidRPr="0034463A" w:rsidRDefault="003F473D" w:rsidP="003F473D">
                  <w:pPr>
                    <w:widowControl/>
                    <w:spacing w:line="240" w:lineRule="exact"/>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使用者可成功註冊帳號，並可登入與安全登出系統</w:t>
                  </w:r>
                </w:p>
              </w:tc>
            </w:tr>
          </w:tbl>
          <w:p w14:paraId="24723630" w14:textId="77777777" w:rsidR="003F473D" w:rsidRPr="0034463A" w:rsidRDefault="003F473D" w:rsidP="003F473D">
            <w:pPr>
              <w:widowControl/>
              <w:spacing w:line="240" w:lineRule="exact"/>
              <w:ind w:leftChars="0" w:left="0"/>
              <w:rPr>
                <w:rFonts w:ascii="Times New Roman" w:hAnsi="Times New Roman" w:cs="Times New Roman"/>
                <w:color w:val="000000"/>
                <w:kern w:val="0"/>
                <w:sz w:val="24"/>
                <w:szCs w:val="24"/>
              </w:rPr>
            </w:pPr>
          </w:p>
        </w:tc>
      </w:tr>
      <w:tr w:rsidR="003F473D" w:rsidRPr="003F473D" w14:paraId="37A2D553"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1F6A3592" w14:textId="77777777" w:rsidR="003F473D" w:rsidRPr="0034463A" w:rsidRDefault="003F473D" w:rsidP="003F473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參與者</w:t>
            </w:r>
          </w:p>
        </w:tc>
        <w:tc>
          <w:tcPr>
            <w:tcW w:w="6804" w:type="dxa"/>
            <w:tcBorders>
              <w:top w:val="nil"/>
              <w:left w:val="nil"/>
              <w:bottom w:val="single" w:sz="4" w:space="0" w:color="auto"/>
              <w:right w:val="single" w:sz="4" w:space="0" w:color="auto"/>
            </w:tcBorders>
            <w:noWrap/>
            <w:vAlign w:val="center"/>
            <w:hideMark/>
          </w:tcPr>
          <w:p w14:paraId="4895D896" w14:textId="77777777" w:rsidR="003F473D" w:rsidRPr="0034463A" w:rsidRDefault="003F473D" w:rsidP="003F473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賣家使用者、使用者資料（系統內部資料）</w:t>
            </w:r>
          </w:p>
        </w:tc>
      </w:tr>
      <w:tr w:rsidR="003F473D" w:rsidRPr="003F473D" w14:paraId="0DD239AC"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7CDE9B07" w14:textId="77777777" w:rsidR="003F473D" w:rsidRPr="0034463A" w:rsidRDefault="003F473D" w:rsidP="003F473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前置條件</w:t>
            </w:r>
          </w:p>
        </w:tc>
        <w:tc>
          <w:tcPr>
            <w:tcW w:w="6804" w:type="dxa"/>
            <w:tcBorders>
              <w:top w:val="nil"/>
              <w:left w:val="nil"/>
              <w:bottom w:val="single" w:sz="4" w:space="0" w:color="auto"/>
              <w:right w:val="single" w:sz="4" w:space="0" w:color="auto"/>
            </w:tcBorders>
            <w:noWrap/>
            <w:vAlign w:val="center"/>
            <w:hideMark/>
          </w:tcPr>
          <w:p w14:paraId="02EE5F7F" w14:textId="77777777" w:rsidR="003F473D" w:rsidRPr="0034463A" w:rsidRDefault="003F473D" w:rsidP="003F473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使用者已註冊並擁有帳號密碼</w:t>
            </w:r>
          </w:p>
        </w:tc>
      </w:tr>
      <w:tr w:rsidR="003F473D" w:rsidRPr="003F473D" w14:paraId="1C3A760E"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54FB273E" w14:textId="77777777" w:rsidR="003F473D" w:rsidRPr="0034463A" w:rsidRDefault="003F473D" w:rsidP="003F473D">
            <w:pPr>
              <w:widowControl/>
              <w:spacing w:line="240" w:lineRule="exact"/>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使用案例描述</w:t>
            </w:r>
          </w:p>
        </w:tc>
        <w:tc>
          <w:tcPr>
            <w:tcW w:w="6804" w:type="dxa"/>
            <w:tcBorders>
              <w:top w:val="nil"/>
              <w:left w:val="nil"/>
              <w:bottom w:val="single" w:sz="4" w:space="0" w:color="auto"/>
              <w:right w:val="single" w:sz="4" w:space="0" w:color="auto"/>
            </w:tcBorders>
            <w:noWrap/>
            <w:vAlign w:val="center"/>
            <w:hideMark/>
          </w:tcPr>
          <w:p w14:paraId="421D695D" w14:textId="536E106F" w:rsidR="003F473D" w:rsidRPr="0034463A" w:rsidRDefault="0032697E" w:rsidP="00F27071">
            <w:pPr>
              <w:numPr>
                <w:ilvl w:val="0"/>
                <w:numId w:val="14"/>
              </w:numPr>
              <w:ind w:leftChars="0" w:left="0" w:firstLine="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 xml:space="preserve">  </w:t>
            </w:r>
            <w:r w:rsidR="003F473D" w:rsidRPr="0034463A">
              <w:rPr>
                <w:rFonts w:ascii="Times New Roman" w:hAnsi="Times New Roman" w:cs="Times New Roman" w:hint="eastAsia"/>
                <w:color w:val="000000"/>
                <w:kern w:val="0"/>
                <w:sz w:val="24"/>
                <w:szCs w:val="24"/>
              </w:rPr>
              <w:t>賣家使用者開啟系統</w:t>
            </w:r>
          </w:p>
          <w:p w14:paraId="7D5FE794" w14:textId="77034E18" w:rsidR="003F473D" w:rsidRPr="0034463A" w:rsidRDefault="007808BC" w:rsidP="00F27071">
            <w:pPr>
              <w:numPr>
                <w:ilvl w:val="0"/>
                <w:numId w:val="14"/>
              </w:numPr>
              <w:ind w:leftChars="0" w:left="0" w:firstLine="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 xml:space="preserve">  </w:t>
            </w:r>
            <w:r w:rsidR="003F473D" w:rsidRPr="0034463A">
              <w:rPr>
                <w:rFonts w:ascii="Times New Roman" w:hAnsi="Times New Roman" w:cs="Times New Roman" w:hint="eastAsia"/>
                <w:color w:val="000000"/>
                <w:kern w:val="0"/>
                <w:sz w:val="24"/>
                <w:szCs w:val="24"/>
              </w:rPr>
              <w:t>若尚未註冊，點選「註冊」</w:t>
            </w:r>
            <w:r w:rsidR="00F650C9" w:rsidRPr="0034463A">
              <w:rPr>
                <w:rFonts w:ascii="Times New Roman" w:hAnsi="Times New Roman" w:cs="Times New Roman" w:hint="eastAsia"/>
                <w:color w:val="000000"/>
                <w:kern w:val="0"/>
                <w:sz w:val="24"/>
                <w:szCs w:val="24"/>
              </w:rPr>
              <w:t xml:space="preserve"> </w:t>
            </w:r>
          </w:p>
          <w:p w14:paraId="63440DF4"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賣家使用者開啟系統並點選登入</w:t>
            </w:r>
          </w:p>
          <w:p w14:paraId="44D826C7"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輸入帳號與密碼</w:t>
            </w:r>
          </w:p>
          <w:p w14:paraId="335471AB"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系統驗證其是否為合法使用者</w:t>
            </w:r>
          </w:p>
          <w:p w14:paraId="49996AA3"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若驗證成功，導向主畫面</w:t>
            </w:r>
          </w:p>
          <w:p w14:paraId="1D9CCDED"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使用完系統後點選登出</w:t>
            </w:r>
          </w:p>
          <w:p w14:paraId="2394C75B"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系統清除使用者會話資訊</w:t>
            </w:r>
          </w:p>
          <w:p w14:paraId="1DB0A1C3" w14:textId="77777777" w:rsidR="003F473D" w:rsidRPr="0034463A" w:rsidRDefault="003F473D" w:rsidP="00F27071">
            <w:pPr>
              <w:widowControl/>
              <w:numPr>
                <w:ilvl w:val="0"/>
                <w:numId w:val="14"/>
              </w:numPr>
              <w:ind w:leftChars="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導向登入頁面</w:t>
            </w:r>
          </w:p>
        </w:tc>
      </w:tr>
      <w:tr w:rsidR="003F473D" w:rsidRPr="003F473D" w14:paraId="5008D4A7" w14:textId="77777777" w:rsidTr="003F473D">
        <w:trPr>
          <w:trHeight w:val="360"/>
        </w:trPr>
        <w:tc>
          <w:tcPr>
            <w:tcW w:w="1555" w:type="dxa"/>
            <w:tcBorders>
              <w:top w:val="nil"/>
              <w:left w:val="single" w:sz="4" w:space="0" w:color="auto"/>
              <w:bottom w:val="single" w:sz="4" w:space="0" w:color="auto"/>
              <w:right w:val="single" w:sz="4" w:space="0" w:color="auto"/>
            </w:tcBorders>
            <w:noWrap/>
            <w:vAlign w:val="center"/>
            <w:hideMark/>
          </w:tcPr>
          <w:p w14:paraId="09CFC41E" w14:textId="77777777" w:rsidR="003F473D" w:rsidRPr="0034463A" w:rsidRDefault="003F473D" w:rsidP="003F473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處理結果</w:t>
            </w:r>
          </w:p>
        </w:tc>
        <w:tc>
          <w:tcPr>
            <w:tcW w:w="6804" w:type="dxa"/>
            <w:tcBorders>
              <w:top w:val="nil"/>
              <w:left w:val="nil"/>
              <w:bottom w:val="single" w:sz="4" w:space="0" w:color="auto"/>
              <w:right w:val="single" w:sz="4" w:space="0" w:color="auto"/>
            </w:tcBorders>
            <w:noWrap/>
            <w:vAlign w:val="center"/>
            <w:hideMark/>
          </w:tcPr>
          <w:p w14:paraId="02A35BE3" w14:textId="77777777" w:rsidR="003F473D" w:rsidRPr="0034463A" w:rsidRDefault="003F473D" w:rsidP="003F473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成功登入與登出，維護系統安全與使用者隱私</w:t>
            </w:r>
          </w:p>
        </w:tc>
      </w:tr>
      <w:tr w:rsidR="003F473D" w:rsidRPr="003F473D" w14:paraId="69978148" w14:textId="77777777" w:rsidTr="003F473D">
        <w:trPr>
          <w:trHeight w:val="1080"/>
        </w:trPr>
        <w:tc>
          <w:tcPr>
            <w:tcW w:w="1555" w:type="dxa"/>
            <w:tcBorders>
              <w:top w:val="nil"/>
              <w:left w:val="single" w:sz="4" w:space="0" w:color="auto"/>
              <w:bottom w:val="single" w:sz="4" w:space="0" w:color="auto"/>
              <w:right w:val="single" w:sz="4" w:space="0" w:color="auto"/>
            </w:tcBorders>
            <w:noWrap/>
            <w:vAlign w:val="center"/>
            <w:hideMark/>
          </w:tcPr>
          <w:p w14:paraId="7DD2E58E" w14:textId="77777777" w:rsidR="003F473D" w:rsidRPr="0034463A" w:rsidRDefault="003F473D" w:rsidP="003F473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lastRenderedPageBreak/>
              <w:t>例外</w:t>
            </w:r>
            <w:r w:rsidRPr="0034463A">
              <w:rPr>
                <w:rFonts w:ascii="Times New Roman" w:hAnsi="Times New Roman" w:cs="Times New Roman" w:hint="eastAsia"/>
                <w:b/>
                <w:color w:val="000000"/>
                <w:kern w:val="0"/>
                <w:sz w:val="24"/>
                <w:szCs w:val="24"/>
              </w:rPr>
              <w:t>/</w:t>
            </w:r>
            <w:r w:rsidRPr="0034463A">
              <w:rPr>
                <w:rFonts w:ascii="Times New Roman" w:hAnsi="Times New Roman" w:cs="Times New Roman" w:hint="eastAsia"/>
                <w:b/>
                <w:color w:val="000000"/>
                <w:kern w:val="0"/>
                <w:sz w:val="24"/>
                <w:szCs w:val="24"/>
              </w:rPr>
              <w:t>其他情況說明</w:t>
            </w:r>
          </w:p>
        </w:tc>
        <w:tc>
          <w:tcPr>
            <w:tcW w:w="6804" w:type="dxa"/>
            <w:tcBorders>
              <w:top w:val="nil"/>
              <w:left w:val="nil"/>
              <w:bottom w:val="single" w:sz="4" w:space="0" w:color="auto"/>
              <w:right w:val="single" w:sz="4" w:space="0" w:color="auto"/>
            </w:tcBorders>
            <w:vAlign w:val="center"/>
            <w:hideMark/>
          </w:tcPr>
          <w:p w14:paraId="656833C9" w14:textId="1F7E3F0D" w:rsidR="003F473D" w:rsidRPr="0034463A" w:rsidRDefault="003F473D" w:rsidP="003F473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若登入失敗（帳號或密碼錯誤），系統顯示錯誤訊息並重新要求輸入</w:t>
            </w:r>
            <w:r w:rsidR="00EE683A" w:rsidRPr="0034463A">
              <w:rPr>
                <w:rFonts w:ascii="Times New Roman" w:hAnsi="Times New Roman" w:cs="Times New Roman"/>
                <w:color w:val="000000"/>
                <w:kern w:val="0"/>
                <w:sz w:val="24"/>
                <w:szCs w:val="24"/>
              </w:rPr>
              <w:t>，</w:t>
            </w:r>
            <w:r w:rsidRPr="0034463A">
              <w:rPr>
                <w:rFonts w:ascii="Times New Roman" w:hAnsi="Times New Roman" w:cs="Times New Roman" w:hint="eastAsia"/>
                <w:color w:val="000000"/>
                <w:kern w:val="0"/>
                <w:sz w:val="24"/>
                <w:szCs w:val="24"/>
              </w:rPr>
              <w:t>若登出時系統異常，可提示重新整理或聯絡管理員</w:t>
            </w:r>
          </w:p>
        </w:tc>
      </w:tr>
    </w:tbl>
    <w:p w14:paraId="74478A22" w14:textId="5A2C8E27" w:rsidR="003F473D" w:rsidRPr="0034463A" w:rsidRDefault="003F473D" w:rsidP="003F473D">
      <w:pPr>
        <w:ind w:leftChars="0" w:left="1680"/>
        <w:rPr>
          <w:rFonts w:ascii="Times New Roman" w:hAnsi="Times New Roman" w:cs="Times New Roman"/>
          <w:sz w:val="24"/>
        </w:rPr>
      </w:pPr>
    </w:p>
    <w:p w14:paraId="16E1F31A" w14:textId="07D362A6" w:rsidR="00720A2E" w:rsidRPr="0034463A" w:rsidRDefault="009C017D" w:rsidP="00CE263D">
      <w:pPr>
        <w:ind w:leftChars="0" w:left="0"/>
        <w:jc w:val="center"/>
        <w:rPr>
          <w:rFonts w:ascii="Times New Roman" w:hAnsi="Times New Roman" w:cs="Times New Roman"/>
        </w:rPr>
      </w:pPr>
      <w:r w:rsidRPr="0034463A">
        <w:rPr>
          <w:rFonts w:ascii="Times New Roman" w:hAnsi="Times New Roman" w:cs="Times New Roman" w:hint="eastAsia"/>
          <w:noProof/>
        </w:rPr>
        <w:drawing>
          <wp:inline distT="0" distB="0" distL="0" distR="0" wp14:anchorId="537C27A3" wp14:editId="340E1798">
            <wp:extent cx="5274310" cy="3722747"/>
            <wp:effectExtent l="0" t="0" r="0" b="0"/>
            <wp:docPr id="5" name="圖片 5" descr="C:\Users\DHCM\AppData\Local\Microsoft\Windows\INetCache\Content.MSO\248EA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CM\AppData\Local\Microsoft\Windows\INetCache\Content.MSO\248EA287.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2247" cy="3735407"/>
                    </a:xfrm>
                    <a:prstGeom prst="rect">
                      <a:avLst/>
                    </a:prstGeom>
                    <a:noFill/>
                    <a:ln>
                      <a:noFill/>
                    </a:ln>
                  </pic:spPr>
                </pic:pic>
              </a:graphicData>
            </a:graphic>
          </wp:inline>
        </w:drawing>
      </w:r>
    </w:p>
    <w:p w14:paraId="59EE3835" w14:textId="428F86A4" w:rsidR="000518B2" w:rsidRPr="0019147C" w:rsidRDefault="004B5B93" w:rsidP="004551E7">
      <w:pPr>
        <w:pStyle w:val="affb"/>
        <w:rPr>
          <w:rFonts w:ascii="Times New Roman" w:hAnsi="Times New Roman" w:cs="Times New Roman"/>
        </w:rPr>
      </w:pPr>
      <w:bookmarkStart w:id="58" w:name="_Toc199499899"/>
      <w:r w:rsidRPr="0019147C">
        <w:rPr>
          <w:rFonts w:ascii="Times New Roman" w:hAnsi="Times New Roman" w:cs="Times New Roman"/>
        </w:rPr>
        <w:t>圖</w:t>
      </w:r>
      <w:r w:rsidR="00B23225" w:rsidRPr="0019147C">
        <w:rPr>
          <w:rFonts w:ascii="Times New Roman" w:hAnsi="Times New Roman" w:cs="Times New Roman"/>
        </w:rPr>
        <w:t>4</w:t>
      </w:r>
      <w:r w:rsidRPr="0019147C">
        <w:rPr>
          <w:rFonts w:ascii="Times New Roman" w:hAnsi="Times New Roman" w:cs="Times New Roman"/>
        </w:rPr>
        <w:t>-2</w:t>
      </w:r>
      <w:r w:rsidRPr="0019147C">
        <w:rPr>
          <w:rFonts w:ascii="Times New Roman" w:hAnsi="Times New Roman" w:cs="Times New Roman"/>
        </w:rPr>
        <w:t>：賣家使用者販賣書籍</w:t>
      </w:r>
      <w:bookmarkEnd w:id="58"/>
    </w:p>
    <w:p w14:paraId="28ADAC65" w14:textId="77777777" w:rsidR="009112FA" w:rsidRPr="0034463A" w:rsidRDefault="009112FA" w:rsidP="00F35EBB">
      <w:pPr>
        <w:ind w:leftChars="0" w:left="0"/>
        <w:rPr>
          <w:rFonts w:ascii="Times New Roman" w:hAnsi="Times New Roman" w:cs="Times New Roman"/>
        </w:rPr>
      </w:pPr>
    </w:p>
    <w:p w14:paraId="6B3002DC" w14:textId="040EC009" w:rsidR="008B5970" w:rsidRPr="00745541" w:rsidRDefault="009112FA" w:rsidP="00376934">
      <w:pPr>
        <w:pStyle w:val="afd"/>
        <w:rPr>
          <w:rFonts w:cs="Times New Roman"/>
        </w:rPr>
      </w:pPr>
      <w:bookmarkStart w:id="59" w:name="_Toc198916104"/>
      <w:bookmarkStart w:id="60" w:name="_Toc199409500"/>
      <w:r w:rsidRPr="00745541">
        <w:rPr>
          <w:rFonts w:cs="Times New Roman"/>
        </w:rPr>
        <w:t>表</w:t>
      </w:r>
      <w:r w:rsidR="001301C2">
        <w:rPr>
          <w:rFonts w:cs="Times New Roman" w:hint="eastAsia"/>
        </w:rPr>
        <w:t>5</w:t>
      </w:r>
      <w:r w:rsidRPr="00745541">
        <w:rPr>
          <w:rFonts w:cs="Times New Roman"/>
        </w:rPr>
        <w:t>-2</w:t>
      </w:r>
      <w:r w:rsidRPr="00745541">
        <w:rPr>
          <w:rFonts w:cs="Times New Roman"/>
        </w:rPr>
        <w:t>：賣家使用者販賣書籍</w:t>
      </w:r>
      <w:bookmarkEnd w:id="59"/>
      <w:bookmarkEnd w:id="60"/>
    </w:p>
    <w:tbl>
      <w:tblPr>
        <w:tblW w:w="8359" w:type="dxa"/>
        <w:tblCellMar>
          <w:left w:w="28" w:type="dxa"/>
          <w:right w:w="28" w:type="dxa"/>
        </w:tblCellMar>
        <w:tblLook w:val="04A0" w:firstRow="1" w:lastRow="0" w:firstColumn="1" w:lastColumn="0" w:noHBand="0" w:noVBand="1"/>
      </w:tblPr>
      <w:tblGrid>
        <w:gridCol w:w="2263"/>
        <w:gridCol w:w="6096"/>
      </w:tblGrid>
      <w:tr w:rsidR="009C017D" w:rsidRPr="009C017D" w14:paraId="78D5E066" w14:textId="77777777" w:rsidTr="009C017D">
        <w:trPr>
          <w:trHeight w:val="360"/>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123AB9DD" w14:textId="77777777" w:rsidR="009C017D" w:rsidRPr="0034463A" w:rsidRDefault="009C017D" w:rsidP="00AA6F58">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71F90230" w14:textId="77777777" w:rsidR="009C017D" w:rsidRPr="0034463A" w:rsidRDefault="009C017D" w:rsidP="009C017D">
            <w:pPr>
              <w:widowControl/>
              <w:ind w:leftChars="0" w:left="0"/>
              <w:jc w:val="center"/>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說明</w:t>
            </w:r>
          </w:p>
        </w:tc>
      </w:tr>
      <w:tr w:rsidR="009C017D" w:rsidRPr="009C017D" w14:paraId="3A314126"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400E97B9"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使用案例名稱</w:t>
            </w:r>
          </w:p>
        </w:tc>
        <w:tc>
          <w:tcPr>
            <w:tcW w:w="6096" w:type="dxa"/>
            <w:tcBorders>
              <w:top w:val="nil"/>
              <w:left w:val="nil"/>
              <w:bottom w:val="single" w:sz="4" w:space="0" w:color="auto"/>
              <w:right w:val="single" w:sz="4" w:space="0" w:color="auto"/>
            </w:tcBorders>
            <w:noWrap/>
            <w:vAlign w:val="center"/>
            <w:hideMark/>
          </w:tcPr>
          <w:p w14:paraId="0ADF78FD"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販賣書籍</w:t>
            </w:r>
          </w:p>
        </w:tc>
      </w:tr>
      <w:tr w:rsidR="009C017D" w:rsidRPr="009C017D" w14:paraId="153ECE5F"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0E9D3456"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事件目標</w:t>
            </w:r>
          </w:p>
        </w:tc>
        <w:tc>
          <w:tcPr>
            <w:tcW w:w="6096" w:type="dxa"/>
            <w:tcBorders>
              <w:top w:val="nil"/>
              <w:left w:val="nil"/>
              <w:bottom w:val="single" w:sz="4" w:space="0" w:color="auto"/>
              <w:right w:val="single" w:sz="4" w:space="0" w:color="auto"/>
            </w:tcBorders>
            <w:noWrap/>
            <w:vAlign w:val="center"/>
            <w:hideMark/>
          </w:tcPr>
          <w:p w14:paraId="3FED7F70"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讓賣家能夠成功上架二手書籍以供他人瀏覽與購買</w:t>
            </w:r>
          </w:p>
        </w:tc>
      </w:tr>
      <w:tr w:rsidR="009C017D" w:rsidRPr="009C017D" w14:paraId="722A8729"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257FCE75"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參與者</w:t>
            </w:r>
          </w:p>
        </w:tc>
        <w:tc>
          <w:tcPr>
            <w:tcW w:w="6096" w:type="dxa"/>
            <w:tcBorders>
              <w:top w:val="nil"/>
              <w:left w:val="nil"/>
              <w:bottom w:val="single" w:sz="4" w:space="0" w:color="auto"/>
              <w:right w:val="single" w:sz="4" w:space="0" w:color="auto"/>
            </w:tcBorders>
            <w:noWrap/>
            <w:vAlign w:val="center"/>
            <w:hideMark/>
          </w:tcPr>
          <w:p w14:paraId="33201DF8"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賣家使用者（學生）</w:t>
            </w:r>
          </w:p>
        </w:tc>
      </w:tr>
      <w:tr w:rsidR="009C017D" w:rsidRPr="009C017D" w14:paraId="2E287487"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64902874"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前置條件</w:t>
            </w:r>
          </w:p>
        </w:tc>
        <w:tc>
          <w:tcPr>
            <w:tcW w:w="6096" w:type="dxa"/>
            <w:tcBorders>
              <w:top w:val="nil"/>
              <w:left w:val="nil"/>
              <w:bottom w:val="single" w:sz="4" w:space="0" w:color="auto"/>
              <w:right w:val="single" w:sz="4" w:space="0" w:color="auto"/>
            </w:tcBorders>
            <w:noWrap/>
            <w:vAlign w:val="center"/>
            <w:hideMark/>
          </w:tcPr>
          <w:p w14:paraId="096CCE06"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使用者已成功註冊並登入系統</w:t>
            </w:r>
          </w:p>
        </w:tc>
      </w:tr>
      <w:tr w:rsidR="009C017D" w:rsidRPr="009C017D" w14:paraId="120B0710"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610B294C"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使用案例描述</w:t>
            </w:r>
          </w:p>
        </w:tc>
        <w:tc>
          <w:tcPr>
            <w:tcW w:w="6096" w:type="dxa"/>
            <w:tcBorders>
              <w:top w:val="nil"/>
              <w:left w:val="nil"/>
              <w:bottom w:val="single" w:sz="4" w:space="0" w:color="auto"/>
              <w:right w:val="single" w:sz="4" w:space="0" w:color="auto"/>
            </w:tcBorders>
            <w:noWrap/>
            <w:vAlign w:val="center"/>
            <w:hideMark/>
          </w:tcPr>
          <w:p w14:paraId="043C22AD"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使用者點選「販賣書籍」，輸入書籍名稱、作者、科目、價格等資訊，並可上傳圖片與設定販售狀態，完成後點選「上架」即完成書籍刊登</w:t>
            </w:r>
          </w:p>
        </w:tc>
      </w:tr>
      <w:tr w:rsidR="009C017D" w:rsidRPr="009C017D" w14:paraId="2B0B39B1" w14:textId="77777777" w:rsidTr="009C017D">
        <w:trPr>
          <w:trHeight w:val="360"/>
        </w:trPr>
        <w:tc>
          <w:tcPr>
            <w:tcW w:w="2263" w:type="dxa"/>
            <w:tcBorders>
              <w:top w:val="nil"/>
              <w:left w:val="single" w:sz="4" w:space="0" w:color="auto"/>
              <w:bottom w:val="single" w:sz="4" w:space="0" w:color="auto"/>
              <w:right w:val="single" w:sz="4" w:space="0" w:color="auto"/>
            </w:tcBorders>
            <w:noWrap/>
            <w:vAlign w:val="center"/>
            <w:hideMark/>
          </w:tcPr>
          <w:p w14:paraId="4C1ABDD7"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處理結果</w:t>
            </w:r>
          </w:p>
        </w:tc>
        <w:tc>
          <w:tcPr>
            <w:tcW w:w="6096" w:type="dxa"/>
            <w:tcBorders>
              <w:top w:val="nil"/>
              <w:left w:val="nil"/>
              <w:bottom w:val="single" w:sz="4" w:space="0" w:color="auto"/>
              <w:right w:val="single" w:sz="4" w:space="0" w:color="auto"/>
            </w:tcBorders>
            <w:noWrap/>
            <w:vAlign w:val="center"/>
            <w:hideMark/>
          </w:tcPr>
          <w:p w14:paraId="38F1B075"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書籍資訊成功儲存並顯示於平台書籍列表中，供其他使用者瀏覽與查詢</w:t>
            </w:r>
          </w:p>
        </w:tc>
      </w:tr>
      <w:tr w:rsidR="009C017D" w:rsidRPr="009C017D" w14:paraId="472F849C" w14:textId="77777777" w:rsidTr="009C017D">
        <w:trPr>
          <w:trHeight w:val="1080"/>
        </w:trPr>
        <w:tc>
          <w:tcPr>
            <w:tcW w:w="2263" w:type="dxa"/>
            <w:tcBorders>
              <w:top w:val="nil"/>
              <w:left w:val="single" w:sz="4" w:space="0" w:color="auto"/>
              <w:bottom w:val="single" w:sz="4" w:space="0" w:color="auto"/>
              <w:right w:val="single" w:sz="4" w:space="0" w:color="auto"/>
            </w:tcBorders>
            <w:noWrap/>
            <w:vAlign w:val="center"/>
            <w:hideMark/>
          </w:tcPr>
          <w:p w14:paraId="68B11630" w14:textId="77777777" w:rsidR="009C017D" w:rsidRPr="0034463A" w:rsidRDefault="009C017D" w:rsidP="009C017D">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lastRenderedPageBreak/>
              <w:t>例外</w:t>
            </w:r>
            <w:r w:rsidRPr="0034463A">
              <w:rPr>
                <w:rFonts w:ascii="Times New Roman" w:hAnsi="Times New Roman" w:cs="Times New Roman" w:hint="eastAsia"/>
                <w:b/>
                <w:color w:val="000000"/>
                <w:kern w:val="0"/>
                <w:sz w:val="24"/>
                <w:szCs w:val="24"/>
              </w:rPr>
              <w:t>/</w:t>
            </w:r>
            <w:r w:rsidRPr="0034463A">
              <w:rPr>
                <w:rFonts w:ascii="Times New Roman" w:hAnsi="Times New Roman" w:cs="Times New Roman" w:hint="eastAsia"/>
                <w:b/>
                <w:color w:val="000000"/>
                <w:kern w:val="0"/>
                <w:sz w:val="24"/>
                <w:szCs w:val="24"/>
              </w:rPr>
              <w:t>其他情況說明</w:t>
            </w:r>
          </w:p>
        </w:tc>
        <w:tc>
          <w:tcPr>
            <w:tcW w:w="6096" w:type="dxa"/>
            <w:tcBorders>
              <w:top w:val="nil"/>
              <w:left w:val="nil"/>
              <w:bottom w:val="single" w:sz="4" w:space="0" w:color="auto"/>
              <w:right w:val="single" w:sz="4" w:space="0" w:color="auto"/>
            </w:tcBorders>
            <w:vAlign w:val="center"/>
            <w:hideMark/>
          </w:tcPr>
          <w:p w14:paraId="6CAD15F0" w14:textId="77777777" w:rsidR="009C017D" w:rsidRPr="0034463A" w:rsidRDefault="009C017D" w:rsidP="009C017D">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未填寫必要欄位將提示錯誤，無法完成上架</w:t>
            </w:r>
            <w:r w:rsidRPr="0034463A">
              <w:rPr>
                <w:rFonts w:ascii="Times New Roman" w:hAnsi="Times New Roman" w:cs="Times New Roman" w:hint="eastAsia"/>
                <w:color w:val="000000"/>
                <w:kern w:val="0"/>
                <w:sz w:val="24"/>
                <w:szCs w:val="24"/>
              </w:rPr>
              <w:br/>
            </w:r>
            <w:r w:rsidRPr="0034463A">
              <w:rPr>
                <w:rFonts w:ascii="Times New Roman" w:hAnsi="Times New Roman" w:cs="Times New Roman" w:hint="eastAsia"/>
                <w:color w:val="000000"/>
                <w:kern w:val="0"/>
                <w:sz w:val="24"/>
                <w:szCs w:val="24"/>
              </w:rPr>
              <w:t>圖片格式或大小不符合將無法上傳</w:t>
            </w:r>
            <w:r w:rsidRPr="0034463A">
              <w:rPr>
                <w:rFonts w:ascii="Times New Roman" w:hAnsi="Times New Roman" w:cs="Times New Roman" w:hint="eastAsia"/>
                <w:color w:val="000000"/>
                <w:kern w:val="0"/>
                <w:sz w:val="24"/>
                <w:szCs w:val="24"/>
              </w:rPr>
              <w:br/>
            </w:r>
            <w:r w:rsidRPr="0034463A">
              <w:rPr>
                <w:rFonts w:ascii="Times New Roman" w:hAnsi="Times New Roman" w:cs="Times New Roman" w:hint="eastAsia"/>
                <w:color w:val="000000"/>
                <w:kern w:val="0"/>
                <w:sz w:val="24"/>
                <w:szCs w:val="24"/>
              </w:rPr>
              <w:t>登入逾時需重新登入才能使用上架功能</w:t>
            </w:r>
          </w:p>
        </w:tc>
      </w:tr>
    </w:tbl>
    <w:p w14:paraId="31B3CDE2" w14:textId="77777777" w:rsidR="000518B2" w:rsidRPr="0034463A" w:rsidRDefault="000518B2" w:rsidP="00CE263D">
      <w:pPr>
        <w:ind w:leftChars="0" w:left="0"/>
        <w:jc w:val="center"/>
        <w:rPr>
          <w:rFonts w:ascii="Times New Roman" w:hAnsi="Times New Roman" w:cs="Times New Roman"/>
        </w:rPr>
      </w:pPr>
    </w:p>
    <w:p w14:paraId="00EA3B69" w14:textId="28C4CE90" w:rsidR="00351D02" w:rsidRPr="0034463A" w:rsidRDefault="00351D02" w:rsidP="00CE263D">
      <w:pPr>
        <w:ind w:leftChars="0" w:left="0"/>
        <w:jc w:val="center"/>
        <w:rPr>
          <w:rFonts w:ascii="Times New Roman" w:hAnsi="Times New Roman" w:cs="Times New Roman"/>
        </w:rPr>
      </w:pPr>
      <w:r w:rsidRPr="0034463A">
        <w:rPr>
          <w:rFonts w:ascii="Times New Roman" w:hAnsi="Times New Roman" w:cs="Times New Roman"/>
          <w:noProof/>
        </w:rPr>
        <w:drawing>
          <wp:inline distT="0" distB="0" distL="0" distR="0" wp14:anchorId="33F66D5C" wp14:editId="4C3C7063">
            <wp:extent cx="5336960" cy="254223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0874" cy="2553624"/>
                    </a:xfrm>
                    <a:prstGeom prst="rect">
                      <a:avLst/>
                    </a:prstGeom>
                    <a:noFill/>
                  </pic:spPr>
                </pic:pic>
              </a:graphicData>
            </a:graphic>
          </wp:inline>
        </w:drawing>
      </w:r>
    </w:p>
    <w:p w14:paraId="272E54B9" w14:textId="374B3783" w:rsidR="00351D02" w:rsidRPr="0019147C" w:rsidRDefault="00746583" w:rsidP="004551E7">
      <w:pPr>
        <w:pStyle w:val="affb"/>
        <w:rPr>
          <w:rFonts w:ascii="Times New Roman" w:hAnsi="Times New Roman" w:cs="Times New Roman"/>
        </w:rPr>
      </w:pPr>
      <w:bookmarkStart w:id="61" w:name="_Toc199499900"/>
      <w:r w:rsidRPr="0019147C">
        <w:rPr>
          <w:rFonts w:ascii="Times New Roman" w:hAnsi="Times New Roman" w:cs="Times New Roman"/>
        </w:rPr>
        <w:t>圖</w:t>
      </w:r>
      <w:r w:rsidR="00B23225" w:rsidRPr="0019147C">
        <w:rPr>
          <w:rFonts w:ascii="Times New Roman" w:hAnsi="Times New Roman" w:cs="Times New Roman"/>
        </w:rPr>
        <w:t>4</w:t>
      </w:r>
      <w:r w:rsidR="0005401F" w:rsidRPr="0019147C">
        <w:rPr>
          <w:rFonts w:ascii="Times New Roman" w:hAnsi="Times New Roman" w:cs="Times New Roman"/>
        </w:rPr>
        <w:t>-3</w:t>
      </w:r>
      <w:r w:rsidRPr="0019147C">
        <w:rPr>
          <w:rFonts w:ascii="Times New Roman" w:hAnsi="Times New Roman" w:cs="Times New Roman"/>
        </w:rPr>
        <w:t xml:space="preserve"> </w:t>
      </w:r>
      <w:r w:rsidR="002E5DBF" w:rsidRPr="0019147C">
        <w:rPr>
          <w:rFonts w:ascii="Times New Roman" w:hAnsi="Times New Roman" w:cs="Times New Roman"/>
        </w:rPr>
        <w:t>：</w:t>
      </w:r>
      <w:r w:rsidR="006366FF" w:rsidRPr="0019147C">
        <w:rPr>
          <w:rFonts w:ascii="Times New Roman" w:hAnsi="Times New Roman" w:cs="Times New Roman"/>
        </w:rPr>
        <w:t>賣家使用者上架書籍</w:t>
      </w:r>
      <w:bookmarkEnd w:id="61"/>
    </w:p>
    <w:p w14:paraId="7342F299" w14:textId="77777777" w:rsidR="009112FA" w:rsidRPr="0034463A" w:rsidRDefault="009112FA" w:rsidP="009112FA">
      <w:pPr>
        <w:ind w:leftChars="0" w:left="0"/>
        <w:rPr>
          <w:rFonts w:ascii="Times New Roman" w:hAnsi="Times New Roman" w:cs="Times New Roman"/>
        </w:rPr>
      </w:pPr>
    </w:p>
    <w:p w14:paraId="3089D137" w14:textId="56E7FE00" w:rsidR="009112FA" w:rsidRPr="00376934" w:rsidRDefault="009112FA" w:rsidP="00376934">
      <w:pPr>
        <w:pStyle w:val="afd"/>
      </w:pPr>
      <w:bookmarkStart w:id="62" w:name="_Toc198916105"/>
      <w:bookmarkStart w:id="63" w:name="_Toc199409501"/>
      <w:r w:rsidRPr="00376934">
        <w:rPr>
          <w:rFonts w:hint="eastAsia"/>
        </w:rPr>
        <w:t>表</w:t>
      </w:r>
      <w:r w:rsidR="001301C2">
        <w:rPr>
          <w:rFonts w:hint="eastAsia"/>
        </w:rPr>
        <w:t>5</w:t>
      </w:r>
      <w:r w:rsidRPr="00376934">
        <w:t>-3</w:t>
      </w:r>
      <w:r w:rsidRPr="00376934">
        <w:rPr>
          <w:rFonts w:hint="eastAsia"/>
        </w:rPr>
        <w:t>：</w:t>
      </w:r>
      <w:r w:rsidRPr="00376934">
        <w:rPr>
          <w:rFonts w:ascii="新細明體" w:hAnsi="新細明體" w:hint="eastAsia"/>
        </w:rPr>
        <w:t>賣家</w:t>
      </w:r>
      <w:r w:rsidR="0032697E" w:rsidRPr="00376934">
        <w:rPr>
          <w:rFonts w:ascii="新細明體" w:hAnsi="新細明體" w:hint="eastAsia"/>
        </w:rPr>
        <w:t>使用者</w:t>
      </w:r>
      <w:r w:rsidRPr="00376934">
        <w:rPr>
          <w:rFonts w:ascii="新細明體" w:hAnsi="新細明體" w:hint="eastAsia"/>
        </w:rPr>
        <w:t>上架書籍</w:t>
      </w:r>
      <w:bookmarkEnd w:id="62"/>
      <w:bookmarkEnd w:id="63"/>
    </w:p>
    <w:tbl>
      <w:tblPr>
        <w:tblW w:w="8359" w:type="dxa"/>
        <w:tblCellMar>
          <w:left w:w="28" w:type="dxa"/>
          <w:right w:w="28" w:type="dxa"/>
        </w:tblCellMar>
        <w:tblLook w:val="04A0" w:firstRow="1" w:lastRow="0" w:firstColumn="1" w:lastColumn="0" w:noHBand="0" w:noVBand="1"/>
      </w:tblPr>
      <w:tblGrid>
        <w:gridCol w:w="2263"/>
        <w:gridCol w:w="6096"/>
      </w:tblGrid>
      <w:tr w:rsidR="00747DF3" w:rsidRPr="00747DF3" w14:paraId="7A107C23" w14:textId="77777777" w:rsidTr="00747DF3">
        <w:trPr>
          <w:trHeight w:val="360"/>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3C6A87C1" w14:textId="3332673B" w:rsidR="00747DF3" w:rsidRPr="0034463A" w:rsidRDefault="00747DF3" w:rsidP="008B5970">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5DE6CB42" w14:textId="77777777" w:rsidR="00747DF3" w:rsidRPr="0034463A" w:rsidRDefault="00747DF3" w:rsidP="00747DF3">
            <w:pPr>
              <w:widowControl/>
              <w:ind w:leftChars="0" w:left="0"/>
              <w:jc w:val="center"/>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說明</w:t>
            </w:r>
          </w:p>
        </w:tc>
      </w:tr>
      <w:tr w:rsidR="00747DF3" w:rsidRPr="00747DF3" w14:paraId="289A01BB"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657750C2"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使用案例名稱</w:t>
            </w:r>
          </w:p>
        </w:tc>
        <w:tc>
          <w:tcPr>
            <w:tcW w:w="6096" w:type="dxa"/>
            <w:tcBorders>
              <w:top w:val="nil"/>
              <w:left w:val="nil"/>
              <w:bottom w:val="single" w:sz="4" w:space="0" w:color="auto"/>
              <w:right w:val="single" w:sz="4" w:space="0" w:color="auto"/>
            </w:tcBorders>
            <w:noWrap/>
            <w:vAlign w:val="center"/>
            <w:hideMark/>
          </w:tcPr>
          <w:p w14:paraId="2D622108"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上架書籍</w:t>
            </w:r>
          </w:p>
        </w:tc>
      </w:tr>
      <w:tr w:rsidR="00747DF3" w:rsidRPr="00747DF3" w14:paraId="14541EA3"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374123E6"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事件目標</w:t>
            </w:r>
          </w:p>
        </w:tc>
        <w:tc>
          <w:tcPr>
            <w:tcW w:w="6096" w:type="dxa"/>
            <w:tcBorders>
              <w:top w:val="nil"/>
              <w:left w:val="nil"/>
              <w:bottom w:val="single" w:sz="4" w:space="0" w:color="auto"/>
              <w:right w:val="single" w:sz="4" w:space="0" w:color="auto"/>
            </w:tcBorders>
            <w:noWrap/>
            <w:vAlign w:val="center"/>
            <w:hideMark/>
          </w:tcPr>
          <w:p w14:paraId="590AF489"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賣家成功將書籍資訊與圖片上傳至系統並完成上架</w:t>
            </w:r>
          </w:p>
        </w:tc>
      </w:tr>
      <w:tr w:rsidR="00747DF3" w:rsidRPr="00747DF3" w14:paraId="1D57DB73"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7A281825"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參與者</w:t>
            </w:r>
          </w:p>
        </w:tc>
        <w:tc>
          <w:tcPr>
            <w:tcW w:w="6096" w:type="dxa"/>
            <w:tcBorders>
              <w:top w:val="nil"/>
              <w:left w:val="nil"/>
              <w:bottom w:val="single" w:sz="4" w:space="0" w:color="auto"/>
              <w:right w:val="single" w:sz="4" w:space="0" w:color="auto"/>
            </w:tcBorders>
            <w:noWrap/>
            <w:vAlign w:val="center"/>
            <w:hideMark/>
          </w:tcPr>
          <w:p w14:paraId="6F3347D6"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w:t>
            </w:r>
          </w:p>
        </w:tc>
      </w:tr>
      <w:tr w:rsidR="00747DF3" w:rsidRPr="00747DF3" w14:paraId="2D47C22A"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4E8A843F"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前置條件</w:t>
            </w:r>
          </w:p>
        </w:tc>
        <w:tc>
          <w:tcPr>
            <w:tcW w:w="6096" w:type="dxa"/>
            <w:tcBorders>
              <w:top w:val="nil"/>
              <w:left w:val="nil"/>
              <w:bottom w:val="single" w:sz="4" w:space="0" w:color="auto"/>
              <w:right w:val="single" w:sz="4" w:space="0" w:color="auto"/>
            </w:tcBorders>
            <w:noWrap/>
            <w:vAlign w:val="center"/>
            <w:hideMark/>
          </w:tcPr>
          <w:p w14:paraId="33004AF1"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賣家已經註冊帳號，並成功登入系統</w:t>
            </w:r>
          </w:p>
        </w:tc>
      </w:tr>
      <w:tr w:rsidR="00747DF3" w:rsidRPr="00747DF3" w14:paraId="396D7BB2"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34F08B18"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使用案例描述</w:t>
            </w:r>
          </w:p>
        </w:tc>
        <w:tc>
          <w:tcPr>
            <w:tcW w:w="6096" w:type="dxa"/>
            <w:tcBorders>
              <w:top w:val="nil"/>
              <w:left w:val="nil"/>
              <w:bottom w:val="single" w:sz="4" w:space="0" w:color="auto"/>
              <w:right w:val="single" w:sz="4" w:space="0" w:color="auto"/>
            </w:tcBorders>
            <w:noWrap/>
            <w:vAlign w:val="center"/>
            <w:hideMark/>
          </w:tcPr>
          <w:p w14:paraId="0B14D64A"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賣家登入系統後，輸入書籍相關資料（如書名、作者、價格等）並上傳書籍圖片，系統檢查資料是否完整，若完整則完成上架，若不完整則提示錯誤，並要求重新輸入。</w:t>
            </w:r>
          </w:p>
        </w:tc>
      </w:tr>
      <w:tr w:rsidR="00747DF3" w:rsidRPr="00747DF3" w14:paraId="0E4BD322" w14:textId="77777777" w:rsidTr="00747DF3">
        <w:trPr>
          <w:trHeight w:val="360"/>
        </w:trPr>
        <w:tc>
          <w:tcPr>
            <w:tcW w:w="2263" w:type="dxa"/>
            <w:tcBorders>
              <w:top w:val="nil"/>
              <w:left w:val="single" w:sz="4" w:space="0" w:color="auto"/>
              <w:bottom w:val="single" w:sz="4" w:space="0" w:color="auto"/>
              <w:right w:val="single" w:sz="4" w:space="0" w:color="auto"/>
            </w:tcBorders>
            <w:noWrap/>
            <w:vAlign w:val="center"/>
            <w:hideMark/>
          </w:tcPr>
          <w:p w14:paraId="382F38F3"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處理結果</w:t>
            </w:r>
          </w:p>
        </w:tc>
        <w:tc>
          <w:tcPr>
            <w:tcW w:w="6096" w:type="dxa"/>
            <w:tcBorders>
              <w:top w:val="nil"/>
              <w:left w:val="nil"/>
              <w:bottom w:val="single" w:sz="4" w:space="0" w:color="auto"/>
              <w:right w:val="single" w:sz="4" w:space="0" w:color="auto"/>
            </w:tcBorders>
            <w:noWrap/>
            <w:vAlign w:val="center"/>
            <w:hideMark/>
          </w:tcPr>
          <w:p w14:paraId="06A8A197"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書籍成功上架，顯示於平台供買家瀏覽</w:t>
            </w:r>
          </w:p>
        </w:tc>
      </w:tr>
      <w:tr w:rsidR="00747DF3" w:rsidRPr="00747DF3" w14:paraId="2D693F21" w14:textId="77777777" w:rsidTr="00747DF3">
        <w:trPr>
          <w:trHeight w:val="1080"/>
        </w:trPr>
        <w:tc>
          <w:tcPr>
            <w:tcW w:w="2263" w:type="dxa"/>
            <w:tcBorders>
              <w:top w:val="nil"/>
              <w:left w:val="single" w:sz="4" w:space="0" w:color="auto"/>
              <w:bottom w:val="single" w:sz="4" w:space="0" w:color="auto"/>
              <w:right w:val="single" w:sz="4" w:space="0" w:color="auto"/>
            </w:tcBorders>
            <w:noWrap/>
            <w:vAlign w:val="center"/>
            <w:hideMark/>
          </w:tcPr>
          <w:p w14:paraId="0DEF7873" w14:textId="77777777" w:rsidR="00747DF3" w:rsidRPr="0034463A" w:rsidRDefault="00747DF3" w:rsidP="00747DF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例外</w:t>
            </w:r>
            <w:r w:rsidRPr="0034463A">
              <w:rPr>
                <w:rFonts w:ascii="Times New Roman" w:hAnsi="Times New Roman" w:cs="Times New Roman" w:hint="eastAsia"/>
                <w:b/>
                <w:color w:val="000000"/>
                <w:kern w:val="0"/>
                <w:sz w:val="24"/>
                <w:szCs w:val="24"/>
              </w:rPr>
              <w:t>/</w:t>
            </w:r>
            <w:r w:rsidRPr="0034463A">
              <w:rPr>
                <w:rFonts w:ascii="Times New Roman" w:hAnsi="Times New Roman" w:cs="Times New Roman" w:hint="eastAsia"/>
                <w:b/>
                <w:color w:val="000000"/>
                <w:kern w:val="0"/>
                <w:sz w:val="24"/>
                <w:szCs w:val="24"/>
              </w:rPr>
              <w:t>其他情況說明</w:t>
            </w:r>
          </w:p>
        </w:tc>
        <w:tc>
          <w:tcPr>
            <w:tcW w:w="6096" w:type="dxa"/>
            <w:tcBorders>
              <w:top w:val="nil"/>
              <w:left w:val="nil"/>
              <w:bottom w:val="single" w:sz="4" w:space="0" w:color="auto"/>
              <w:right w:val="single" w:sz="4" w:space="0" w:color="auto"/>
            </w:tcBorders>
            <w:vAlign w:val="center"/>
            <w:hideMark/>
          </w:tcPr>
          <w:p w14:paraId="36EC96FD" w14:textId="77777777" w:rsidR="00747DF3" w:rsidRPr="0034463A" w:rsidRDefault="00747DF3" w:rsidP="00747DF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資料未填寫完整或圖片上傳失敗時，系統提示「資料不完整」，使用者需補齊資料</w:t>
            </w:r>
          </w:p>
        </w:tc>
      </w:tr>
    </w:tbl>
    <w:p w14:paraId="1D99B545" w14:textId="77777777" w:rsidR="006366FF" w:rsidRPr="0034463A" w:rsidRDefault="006366FF" w:rsidP="00CE263D">
      <w:pPr>
        <w:ind w:leftChars="0" w:left="0"/>
        <w:jc w:val="center"/>
        <w:rPr>
          <w:rFonts w:ascii="Times New Roman" w:hAnsi="Times New Roman" w:cs="Times New Roman"/>
        </w:rPr>
      </w:pPr>
    </w:p>
    <w:p w14:paraId="21048867" w14:textId="453BBF72" w:rsidR="006366FF" w:rsidRPr="0034463A" w:rsidRDefault="004A0A97" w:rsidP="00CE263D">
      <w:pPr>
        <w:ind w:leftChars="0" w:left="0"/>
        <w:jc w:val="center"/>
        <w:rPr>
          <w:rFonts w:ascii="Times New Roman" w:hAnsi="Times New Roman" w:cs="Times New Roman"/>
        </w:rPr>
      </w:pPr>
      <w:r w:rsidRPr="0034463A">
        <w:rPr>
          <w:rFonts w:ascii="Times New Roman" w:hAnsi="Times New Roman" w:cs="Times New Roman"/>
          <w:noProof/>
        </w:rPr>
        <w:lastRenderedPageBreak/>
        <w:drawing>
          <wp:inline distT="0" distB="0" distL="0" distR="0" wp14:anchorId="18B6244A" wp14:editId="1E7E6EBB">
            <wp:extent cx="5273675" cy="31089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108960"/>
                    </a:xfrm>
                    <a:prstGeom prst="rect">
                      <a:avLst/>
                    </a:prstGeom>
                    <a:noFill/>
                  </pic:spPr>
                </pic:pic>
              </a:graphicData>
            </a:graphic>
          </wp:inline>
        </w:drawing>
      </w:r>
    </w:p>
    <w:p w14:paraId="40140420" w14:textId="407986CB" w:rsidR="002C5EC3" w:rsidRPr="0019147C" w:rsidRDefault="00746583" w:rsidP="004551E7">
      <w:pPr>
        <w:pStyle w:val="affb"/>
        <w:rPr>
          <w:rFonts w:ascii="Times New Roman" w:hAnsi="Times New Roman" w:cs="Times New Roman"/>
        </w:rPr>
      </w:pPr>
      <w:bookmarkStart w:id="64" w:name="_Toc199499901"/>
      <w:r w:rsidRPr="0019147C">
        <w:rPr>
          <w:rFonts w:ascii="Times New Roman" w:hAnsi="Times New Roman" w:cs="Times New Roman"/>
        </w:rPr>
        <w:t>圖</w:t>
      </w:r>
      <w:r w:rsidR="00B23225" w:rsidRPr="0019147C">
        <w:rPr>
          <w:rFonts w:ascii="Times New Roman" w:eastAsia="Times New Roman Uni" w:hAnsi="Times New Roman" w:cs="Times New Roman"/>
        </w:rPr>
        <w:t>4</w:t>
      </w:r>
      <w:r w:rsidR="0005401F" w:rsidRPr="0019147C">
        <w:rPr>
          <w:rFonts w:ascii="Times New Roman" w:eastAsia="Times New Roman Uni" w:hAnsi="Times New Roman" w:cs="Times New Roman"/>
        </w:rPr>
        <w:t>-4</w:t>
      </w:r>
      <w:r w:rsidR="002E5DBF" w:rsidRPr="0019147C">
        <w:rPr>
          <w:rFonts w:ascii="Times New Roman" w:hAnsi="Times New Roman" w:cs="Times New Roman"/>
          <w:b/>
          <w:kern w:val="0"/>
        </w:rPr>
        <w:t>：</w:t>
      </w:r>
      <w:r w:rsidR="002C5EC3" w:rsidRPr="0019147C">
        <w:rPr>
          <w:rFonts w:ascii="Times New Roman" w:hAnsi="Times New Roman" w:cs="Times New Roman"/>
        </w:rPr>
        <w:t>賣家</w:t>
      </w:r>
      <w:r w:rsidR="00C0303C" w:rsidRPr="0019147C">
        <w:rPr>
          <w:rFonts w:ascii="Times New Roman" w:hAnsi="Times New Roman" w:cs="Times New Roman"/>
        </w:rPr>
        <w:t>使用者</w:t>
      </w:r>
      <w:r w:rsidR="002C5EC3" w:rsidRPr="0019147C">
        <w:rPr>
          <w:rFonts w:ascii="Times New Roman" w:hAnsi="Times New Roman" w:cs="Times New Roman"/>
        </w:rPr>
        <w:t>下架書籍</w:t>
      </w:r>
      <w:bookmarkEnd w:id="64"/>
    </w:p>
    <w:p w14:paraId="4354CFFA" w14:textId="77777777" w:rsidR="00F650C9" w:rsidRPr="0034463A" w:rsidRDefault="00F650C9" w:rsidP="00CE263D">
      <w:pPr>
        <w:ind w:leftChars="0" w:left="0"/>
        <w:jc w:val="center"/>
        <w:rPr>
          <w:rFonts w:ascii="Times New Roman" w:hAnsi="Times New Roman" w:cs="Times New Roman"/>
        </w:rPr>
      </w:pPr>
    </w:p>
    <w:p w14:paraId="34EDDBF5" w14:textId="5C1368C4" w:rsidR="00BA4583" w:rsidRPr="00745541" w:rsidRDefault="006045F8" w:rsidP="00376934">
      <w:pPr>
        <w:pStyle w:val="afd"/>
        <w:rPr>
          <w:rFonts w:cs="Times New Roman"/>
        </w:rPr>
      </w:pPr>
      <w:bookmarkStart w:id="65" w:name="_Toc198916106"/>
      <w:bookmarkStart w:id="66" w:name="_Toc199409502"/>
      <w:r w:rsidRPr="00745541">
        <w:rPr>
          <w:rFonts w:cs="Times New Roman"/>
        </w:rPr>
        <w:t>表</w:t>
      </w:r>
      <w:r w:rsidR="001301C2">
        <w:rPr>
          <w:rFonts w:cs="Times New Roman" w:hint="eastAsia"/>
        </w:rPr>
        <w:t>5</w:t>
      </w:r>
      <w:r w:rsidRPr="00745541">
        <w:rPr>
          <w:rFonts w:cs="Times New Roman"/>
        </w:rPr>
        <w:t>-4</w:t>
      </w:r>
      <w:r w:rsidRPr="00745541">
        <w:rPr>
          <w:rFonts w:cs="Times New Roman"/>
        </w:rPr>
        <w:t>：賣家</w:t>
      </w:r>
      <w:r w:rsidR="0032697E" w:rsidRPr="00745541">
        <w:rPr>
          <w:rFonts w:cs="Times New Roman"/>
        </w:rPr>
        <w:t>使用者</w:t>
      </w:r>
      <w:r w:rsidRPr="00745541">
        <w:rPr>
          <w:rFonts w:cs="Times New Roman"/>
        </w:rPr>
        <w:t>下架書籍</w:t>
      </w:r>
      <w:bookmarkEnd w:id="65"/>
      <w:bookmarkEnd w:id="66"/>
    </w:p>
    <w:tbl>
      <w:tblPr>
        <w:tblW w:w="8359" w:type="dxa"/>
        <w:tblCellMar>
          <w:left w:w="28" w:type="dxa"/>
          <w:right w:w="28" w:type="dxa"/>
        </w:tblCellMar>
        <w:tblLook w:val="04A0" w:firstRow="1" w:lastRow="0" w:firstColumn="1" w:lastColumn="0" w:noHBand="0" w:noVBand="1"/>
      </w:tblPr>
      <w:tblGrid>
        <w:gridCol w:w="2263"/>
        <w:gridCol w:w="6096"/>
      </w:tblGrid>
      <w:tr w:rsidR="00BA4583" w:rsidRPr="00BA4583" w14:paraId="6DBC0D45" w14:textId="77777777" w:rsidTr="00BA4583">
        <w:trPr>
          <w:trHeight w:val="360"/>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1E500E7B" w14:textId="77777777" w:rsidR="00BA4583" w:rsidRPr="0034463A" w:rsidRDefault="00BA4583" w:rsidP="00AA6F58">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004838EA" w14:textId="77777777" w:rsidR="00BA4583" w:rsidRPr="0034463A" w:rsidRDefault="00BA4583" w:rsidP="00BA4583">
            <w:pPr>
              <w:widowControl/>
              <w:ind w:leftChars="0" w:left="0"/>
              <w:jc w:val="center"/>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說明</w:t>
            </w:r>
          </w:p>
        </w:tc>
      </w:tr>
      <w:tr w:rsidR="00BA4583" w:rsidRPr="00BA4583" w14:paraId="1FF5D7E7"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62560CF9"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使用案例名稱</w:t>
            </w:r>
          </w:p>
        </w:tc>
        <w:tc>
          <w:tcPr>
            <w:tcW w:w="6096" w:type="dxa"/>
            <w:tcBorders>
              <w:top w:val="nil"/>
              <w:left w:val="nil"/>
              <w:bottom w:val="single" w:sz="4" w:space="0" w:color="auto"/>
              <w:right w:val="single" w:sz="4" w:space="0" w:color="auto"/>
            </w:tcBorders>
            <w:noWrap/>
            <w:vAlign w:val="center"/>
            <w:hideMark/>
          </w:tcPr>
          <w:p w14:paraId="1A3C8CE4"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下架書籍</w:t>
            </w:r>
          </w:p>
        </w:tc>
      </w:tr>
      <w:tr w:rsidR="00BA4583" w:rsidRPr="00BA4583" w14:paraId="3C908F38"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356880ED"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事件目標</w:t>
            </w:r>
          </w:p>
        </w:tc>
        <w:tc>
          <w:tcPr>
            <w:tcW w:w="6096" w:type="dxa"/>
            <w:tcBorders>
              <w:top w:val="nil"/>
              <w:left w:val="nil"/>
              <w:bottom w:val="single" w:sz="4" w:space="0" w:color="auto"/>
              <w:right w:val="single" w:sz="4" w:space="0" w:color="auto"/>
            </w:tcBorders>
            <w:noWrap/>
            <w:vAlign w:val="center"/>
            <w:hideMark/>
          </w:tcPr>
          <w:p w14:paraId="0526CCEF"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賣家成功將不再販售的書籍從平台中下架</w:t>
            </w:r>
          </w:p>
        </w:tc>
      </w:tr>
      <w:tr w:rsidR="00BA4583" w:rsidRPr="00BA4583" w14:paraId="4DBC16DF"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10D31922"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參與者</w:t>
            </w:r>
          </w:p>
        </w:tc>
        <w:tc>
          <w:tcPr>
            <w:tcW w:w="6096" w:type="dxa"/>
            <w:tcBorders>
              <w:top w:val="nil"/>
              <w:left w:val="nil"/>
              <w:bottom w:val="single" w:sz="4" w:space="0" w:color="auto"/>
              <w:right w:val="single" w:sz="4" w:space="0" w:color="auto"/>
            </w:tcBorders>
            <w:noWrap/>
            <w:vAlign w:val="center"/>
            <w:hideMark/>
          </w:tcPr>
          <w:p w14:paraId="0D77F343"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w:t>
            </w:r>
          </w:p>
        </w:tc>
      </w:tr>
      <w:tr w:rsidR="00BA4583" w:rsidRPr="00BA4583" w14:paraId="1DB71C8D"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43C6586E"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前置條件</w:t>
            </w:r>
          </w:p>
        </w:tc>
        <w:tc>
          <w:tcPr>
            <w:tcW w:w="6096" w:type="dxa"/>
            <w:tcBorders>
              <w:top w:val="nil"/>
              <w:left w:val="nil"/>
              <w:bottom w:val="single" w:sz="4" w:space="0" w:color="auto"/>
              <w:right w:val="single" w:sz="4" w:space="0" w:color="auto"/>
            </w:tcBorders>
            <w:noWrap/>
            <w:vAlign w:val="center"/>
            <w:hideMark/>
          </w:tcPr>
          <w:p w14:paraId="2B3B519F"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賣家已登入系統，且至少有一本已上架的書籍</w:t>
            </w:r>
          </w:p>
        </w:tc>
      </w:tr>
      <w:tr w:rsidR="00BA4583" w:rsidRPr="00BA4583" w14:paraId="723735E1"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14CF1442"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使用案例描述</w:t>
            </w:r>
          </w:p>
        </w:tc>
        <w:tc>
          <w:tcPr>
            <w:tcW w:w="6096" w:type="dxa"/>
            <w:tcBorders>
              <w:top w:val="nil"/>
              <w:left w:val="nil"/>
              <w:bottom w:val="single" w:sz="4" w:space="0" w:color="auto"/>
              <w:right w:val="single" w:sz="4" w:space="0" w:color="auto"/>
            </w:tcBorders>
            <w:noWrap/>
            <w:vAlign w:val="center"/>
            <w:hideMark/>
          </w:tcPr>
          <w:p w14:paraId="6748E2F1"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賣家登入系統後，查看其已上架書籍列表，選擇想要下架的書籍並確認操作，系統接收請求後執行下架程序，該書籍即從平台移除，買家將無法再瀏覽或購買此書籍。</w:t>
            </w:r>
          </w:p>
        </w:tc>
      </w:tr>
      <w:tr w:rsidR="00BA4583" w:rsidRPr="00BA4583" w14:paraId="6272252B" w14:textId="77777777" w:rsidTr="00BA4583">
        <w:trPr>
          <w:trHeight w:val="360"/>
        </w:trPr>
        <w:tc>
          <w:tcPr>
            <w:tcW w:w="2263" w:type="dxa"/>
            <w:tcBorders>
              <w:top w:val="nil"/>
              <w:left w:val="single" w:sz="4" w:space="0" w:color="auto"/>
              <w:bottom w:val="single" w:sz="4" w:space="0" w:color="auto"/>
              <w:right w:val="single" w:sz="4" w:space="0" w:color="auto"/>
            </w:tcBorders>
            <w:noWrap/>
            <w:vAlign w:val="center"/>
            <w:hideMark/>
          </w:tcPr>
          <w:p w14:paraId="4B1ADC05"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處理結果</w:t>
            </w:r>
          </w:p>
        </w:tc>
        <w:tc>
          <w:tcPr>
            <w:tcW w:w="6096" w:type="dxa"/>
            <w:tcBorders>
              <w:top w:val="nil"/>
              <w:left w:val="nil"/>
              <w:bottom w:val="single" w:sz="4" w:space="0" w:color="auto"/>
              <w:right w:val="single" w:sz="4" w:space="0" w:color="auto"/>
            </w:tcBorders>
            <w:noWrap/>
            <w:vAlign w:val="center"/>
            <w:hideMark/>
          </w:tcPr>
          <w:p w14:paraId="60777937"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書籍成功下架，從平台中移除</w:t>
            </w:r>
          </w:p>
        </w:tc>
      </w:tr>
      <w:tr w:rsidR="00BA4583" w:rsidRPr="00BA4583" w14:paraId="75635D99" w14:textId="77777777" w:rsidTr="00BA4583">
        <w:trPr>
          <w:trHeight w:val="1080"/>
        </w:trPr>
        <w:tc>
          <w:tcPr>
            <w:tcW w:w="2263" w:type="dxa"/>
            <w:tcBorders>
              <w:top w:val="nil"/>
              <w:left w:val="single" w:sz="4" w:space="0" w:color="auto"/>
              <w:bottom w:val="single" w:sz="4" w:space="0" w:color="auto"/>
              <w:right w:val="single" w:sz="4" w:space="0" w:color="auto"/>
            </w:tcBorders>
            <w:noWrap/>
            <w:vAlign w:val="center"/>
            <w:hideMark/>
          </w:tcPr>
          <w:p w14:paraId="5008DBEE" w14:textId="77777777" w:rsidR="00BA4583" w:rsidRPr="0034463A" w:rsidRDefault="00BA4583" w:rsidP="00BA4583">
            <w:pPr>
              <w:widowControl/>
              <w:ind w:leftChars="0" w:left="0"/>
              <w:rPr>
                <w:rFonts w:ascii="Times New Roman" w:hAnsi="Times New Roman" w:cs="Times New Roman"/>
                <w:b/>
                <w:color w:val="000000"/>
                <w:kern w:val="0"/>
                <w:sz w:val="24"/>
                <w:szCs w:val="24"/>
              </w:rPr>
            </w:pPr>
            <w:r w:rsidRPr="0034463A">
              <w:rPr>
                <w:rFonts w:ascii="Times New Roman" w:hAnsi="Times New Roman" w:cs="Times New Roman" w:hint="eastAsia"/>
                <w:b/>
                <w:color w:val="000000"/>
                <w:kern w:val="0"/>
                <w:sz w:val="24"/>
                <w:szCs w:val="24"/>
              </w:rPr>
              <w:t>例外</w:t>
            </w:r>
            <w:r w:rsidRPr="0034463A">
              <w:rPr>
                <w:rFonts w:ascii="Times New Roman" w:hAnsi="Times New Roman" w:cs="Times New Roman" w:hint="eastAsia"/>
                <w:b/>
                <w:color w:val="000000"/>
                <w:kern w:val="0"/>
                <w:sz w:val="24"/>
                <w:szCs w:val="24"/>
              </w:rPr>
              <w:t>/</w:t>
            </w:r>
            <w:r w:rsidRPr="0034463A">
              <w:rPr>
                <w:rFonts w:ascii="Times New Roman" w:hAnsi="Times New Roman" w:cs="Times New Roman" w:hint="eastAsia"/>
                <w:b/>
                <w:color w:val="000000"/>
                <w:kern w:val="0"/>
                <w:sz w:val="24"/>
                <w:szCs w:val="24"/>
              </w:rPr>
              <w:t>其他情況說明</w:t>
            </w:r>
          </w:p>
        </w:tc>
        <w:tc>
          <w:tcPr>
            <w:tcW w:w="6096" w:type="dxa"/>
            <w:tcBorders>
              <w:top w:val="nil"/>
              <w:left w:val="nil"/>
              <w:bottom w:val="single" w:sz="4" w:space="0" w:color="auto"/>
              <w:right w:val="single" w:sz="4" w:space="0" w:color="auto"/>
            </w:tcBorders>
            <w:vAlign w:val="center"/>
            <w:hideMark/>
          </w:tcPr>
          <w:p w14:paraId="7EEA1638" w14:textId="77777777" w:rsidR="00BA4583" w:rsidRPr="0034463A" w:rsidRDefault="00BA4583" w:rsidP="00BA4583">
            <w:pPr>
              <w:widowControl/>
              <w:ind w:leftChars="0" w:left="0"/>
              <w:rPr>
                <w:rFonts w:ascii="Times New Roman" w:hAnsi="Times New Roman" w:cs="Times New Roman"/>
                <w:color w:val="000000"/>
                <w:kern w:val="0"/>
                <w:sz w:val="24"/>
                <w:szCs w:val="24"/>
              </w:rPr>
            </w:pPr>
            <w:r w:rsidRPr="0034463A">
              <w:rPr>
                <w:rFonts w:ascii="Times New Roman" w:hAnsi="Times New Roman" w:cs="Times New Roman" w:hint="eastAsia"/>
                <w:color w:val="000000"/>
                <w:kern w:val="0"/>
                <w:sz w:val="24"/>
                <w:szCs w:val="24"/>
              </w:rPr>
              <w:t>若網路連線異常或系統故障導致下架失敗，系統顯示錯誤訊息並要求稍後重試</w:t>
            </w:r>
          </w:p>
        </w:tc>
      </w:tr>
    </w:tbl>
    <w:p w14:paraId="1782D6D5" w14:textId="77777777" w:rsidR="00351D02" w:rsidRPr="0034463A" w:rsidRDefault="00351D02" w:rsidP="00CE263D">
      <w:pPr>
        <w:ind w:leftChars="0" w:left="0"/>
        <w:jc w:val="center"/>
        <w:rPr>
          <w:rFonts w:ascii="Times New Roman" w:hAnsi="Times New Roman" w:cs="Times New Roman"/>
        </w:rPr>
      </w:pPr>
    </w:p>
    <w:p w14:paraId="392BFE21" w14:textId="572FB9C9" w:rsidR="00D26B2A" w:rsidRDefault="00D26B2A" w:rsidP="00CE263D">
      <w:pPr>
        <w:ind w:leftChars="0" w:left="0"/>
        <w:jc w:val="center"/>
        <w:rPr>
          <w:rFonts w:ascii="Times New Roman" w:hAnsi="Times New Roman" w:cs="Times New Roman"/>
        </w:rPr>
      </w:pPr>
    </w:p>
    <w:p w14:paraId="7CE72181" w14:textId="77777777" w:rsidR="00A5735D" w:rsidRDefault="00A5735D" w:rsidP="00CE263D">
      <w:pPr>
        <w:ind w:leftChars="0" w:left="0"/>
        <w:jc w:val="center"/>
        <w:rPr>
          <w:rFonts w:ascii="Times New Roman" w:hAnsi="Times New Roman" w:cs="Times New Roman"/>
        </w:rPr>
      </w:pPr>
    </w:p>
    <w:p w14:paraId="1630E8B4" w14:textId="77777777" w:rsidR="00A5735D" w:rsidRDefault="00A5735D" w:rsidP="00CE263D">
      <w:pPr>
        <w:ind w:leftChars="0" w:left="0"/>
        <w:jc w:val="center"/>
        <w:rPr>
          <w:rFonts w:ascii="Times New Roman" w:hAnsi="Times New Roman" w:cs="Times New Roman"/>
        </w:rPr>
      </w:pPr>
    </w:p>
    <w:p w14:paraId="7ABCA69A" w14:textId="77777777" w:rsidR="00A5735D" w:rsidRDefault="00A5735D" w:rsidP="00CE263D">
      <w:pPr>
        <w:ind w:leftChars="0" w:left="0"/>
        <w:jc w:val="center"/>
        <w:rPr>
          <w:rFonts w:ascii="Times New Roman" w:hAnsi="Times New Roman" w:cs="Times New Roman"/>
        </w:rPr>
      </w:pPr>
    </w:p>
    <w:p w14:paraId="51F1909E" w14:textId="77777777" w:rsidR="00A5735D" w:rsidRDefault="00A5735D" w:rsidP="00CE263D">
      <w:pPr>
        <w:ind w:leftChars="0" w:left="0"/>
        <w:jc w:val="center"/>
        <w:rPr>
          <w:rFonts w:ascii="Times New Roman" w:hAnsi="Times New Roman" w:cs="Times New Roman"/>
        </w:rPr>
      </w:pPr>
    </w:p>
    <w:p w14:paraId="03D49483" w14:textId="77777777" w:rsidR="00A5735D" w:rsidRDefault="00A5735D" w:rsidP="00CE263D">
      <w:pPr>
        <w:ind w:leftChars="0" w:left="0"/>
        <w:jc w:val="center"/>
        <w:rPr>
          <w:rFonts w:ascii="Times New Roman" w:hAnsi="Times New Roman" w:cs="Times New Roman"/>
        </w:rPr>
      </w:pPr>
    </w:p>
    <w:p w14:paraId="4C97EBEE" w14:textId="710F0447" w:rsidR="00D26B2A" w:rsidRPr="00CD05BC" w:rsidRDefault="00860FB9" w:rsidP="00B73E20">
      <w:pPr>
        <w:pStyle w:val="3"/>
        <w:ind w:left="1120"/>
      </w:pPr>
      <w:bookmarkStart w:id="67" w:name="_Toc199885112"/>
      <w:r>
        <w:rPr>
          <w:rFonts w:hint="eastAsia"/>
        </w:rPr>
        <w:lastRenderedPageBreak/>
        <w:t>買家</w:t>
      </w:r>
      <w:bookmarkEnd w:id="67"/>
    </w:p>
    <w:p w14:paraId="46674C94" w14:textId="77777777" w:rsidR="008D6896" w:rsidRDefault="008D6896" w:rsidP="00860FB9">
      <w:pPr>
        <w:ind w:leftChars="0" w:left="0"/>
        <w:rPr>
          <w:rFonts w:ascii="Times New Roman" w:hAnsi="Times New Roman" w:cs="Times New Roman"/>
        </w:rPr>
      </w:pPr>
    </w:p>
    <w:p w14:paraId="1456B74B" w14:textId="78A88915" w:rsidR="00860FB9" w:rsidRPr="00860FB9" w:rsidRDefault="00860FB9" w:rsidP="000C3768">
      <w:pPr>
        <w:pStyle w:val="afd"/>
        <w:rPr>
          <w:sz w:val="20"/>
        </w:rPr>
      </w:pPr>
      <w:bookmarkStart w:id="68" w:name="_Toc195504452"/>
      <w:bookmarkStart w:id="69" w:name="_Toc199409503"/>
      <w:r w:rsidRPr="00860FB9">
        <w:rPr>
          <w:rFonts w:hint="eastAsia"/>
        </w:rPr>
        <w:t>表</w:t>
      </w:r>
      <w:r w:rsidRPr="00860FB9">
        <w:t xml:space="preserve"> </w:t>
      </w:r>
      <w:r w:rsidR="001301C2">
        <w:rPr>
          <w:rFonts w:hint="eastAsia"/>
        </w:rPr>
        <w:t>6</w:t>
      </w:r>
      <w:r w:rsidRPr="00860FB9">
        <w:rPr>
          <w:rFonts w:hint="eastAsia"/>
        </w:rPr>
        <w:t>、功能需求－買家</w:t>
      </w:r>
      <w:bookmarkEnd w:id="68"/>
      <w:bookmarkEnd w:id="69"/>
    </w:p>
    <w:tbl>
      <w:tblPr>
        <w:tblW w:w="5000" w:type="pct"/>
        <w:jc w:val="center"/>
        <w:tblCellMar>
          <w:top w:w="15" w:type="dxa"/>
          <w:left w:w="15" w:type="dxa"/>
          <w:bottom w:w="15" w:type="dxa"/>
          <w:right w:w="15" w:type="dxa"/>
        </w:tblCellMar>
        <w:tblLook w:val="04A0" w:firstRow="1" w:lastRow="0" w:firstColumn="1" w:lastColumn="0" w:noHBand="0" w:noVBand="1"/>
      </w:tblPr>
      <w:tblGrid>
        <w:gridCol w:w="1408"/>
        <w:gridCol w:w="6884"/>
      </w:tblGrid>
      <w:tr w:rsidR="00860FB9" w:rsidRPr="00860FB9" w14:paraId="59A28C40" w14:textId="77777777" w:rsidTr="00A5735D">
        <w:trPr>
          <w:trHeight w:val="435"/>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hideMark/>
          </w:tcPr>
          <w:p w14:paraId="5DC26786"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功能名稱</w:t>
            </w:r>
          </w:p>
        </w:tc>
        <w:tc>
          <w:tcPr>
            <w:tcW w:w="4151" w:type="pct"/>
            <w:tcBorders>
              <w:top w:val="single" w:sz="8" w:space="0" w:color="000000"/>
              <w:left w:val="single" w:sz="8" w:space="0" w:color="000000"/>
              <w:right w:val="single" w:sz="8" w:space="0" w:color="000000"/>
            </w:tcBorders>
            <w:shd w:val="clear" w:color="auto" w:fill="D0CECE"/>
            <w:tcMar>
              <w:top w:w="100" w:type="dxa"/>
              <w:left w:w="100" w:type="dxa"/>
              <w:bottom w:w="100" w:type="dxa"/>
              <w:right w:w="100" w:type="dxa"/>
            </w:tcMar>
            <w:vAlign w:val="center"/>
          </w:tcPr>
          <w:p w14:paraId="060A7120"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功能說明</w:t>
            </w:r>
          </w:p>
        </w:tc>
      </w:tr>
      <w:tr w:rsidR="00860FB9" w:rsidRPr="00860FB9" w14:paraId="41E8D4AA" w14:textId="77777777" w:rsidTr="00A5735D">
        <w:trPr>
          <w:trHeight w:val="513"/>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hideMark/>
          </w:tcPr>
          <w:p w14:paraId="4BEB52DC"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登入</w:t>
            </w:r>
            <w:r w:rsidRPr="00860FB9">
              <w:rPr>
                <w:rFonts w:ascii="新細明體" w:eastAsia="新細明體" w:hAnsi="新細明體" w:cs="新細明體"/>
                <w:b/>
                <w:kern w:val="0"/>
                <w:szCs w:val="24"/>
              </w:rPr>
              <w:t>/</w:t>
            </w:r>
            <w:r w:rsidRPr="00860FB9">
              <w:rPr>
                <w:rFonts w:ascii="新細明體" w:eastAsia="新細明體" w:hAnsi="新細明體" w:cs="新細明體" w:hint="eastAsia"/>
                <w:b/>
                <w:kern w:val="0"/>
                <w:szCs w:val="24"/>
              </w:rPr>
              <w:t>登出</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D4E883" w14:textId="0E519069" w:rsidR="00860FB9" w:rsidRPr="00860FB9" w:rsidRDefault="00AD32BE" w:rsidP="004C728C">
            <w:pPr>
              <w:widowControl/>
              <w:spacing w:line="500" w:lineRule="exact"/>
              <w:ind w:leftChars="0" w:left="0"/>
              <w:jc w:val="both"/>
              <w:rPr>
                <w:rFonts w:ascii="新細明體" w:eastAsia="新細明體" w:hAnsi="新細明體" w:cs="新細明體"/>
                <w:kern w:val="0"/>
                <w:sz w:val="24"/>
                <w:szCs w:val="24"/>
              </w:rPr>
            </w:pPr>
            <w:r w:rsidRPr="00AD32BE">
              <w:rPr>
                <w:rFonts w:ascii="新細明體" w:eastAsia="新細明體" w:hAnsi="新細明體" w:cs="新細明體"/>
                <w:kern w:val="0"/>
                <w:sz w:val="24"/>
                <w:szCs w:val="24"/>
              </w:rPr>
              <w:t>買家需註冊帳戶（輸入帳號、密碼、學號驗證），登入後可收藏書籍、聯絡賣家、查看訂單進度，亦可安全登出。</w:t>
            </w:r>
          </w:p>
        </w:tc>
      </w:tr>
      <w:tr w:rsidR="00860FB9" w:rsidRPr="00860FB9" w14:paraId="2AA10B63" w14:textId="77777777" w:rsidTr="00A5735D">
        <w:trPr>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1C3346E4"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書籍收藏</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35717" w14:textId="0270A6B6" w:rsidR="00860FB9" w:rsidRPr="00860FB9" w:rsidRDefault="00AD32BE" w:rsidP="004C728C">
            <w:pPr>
              <w:widowControl/>
              <w:spacing w:line="500" w:lineRule="exact"/>
              <w:ind w:leftChars="0" w:left="0"/>
              <w:jc w:val="both"/>
              <w:rPr>
                <w:rFonts w:ascii="新細明體" w:eastAsia="新細明體" w:hAnsi="新細明體" w:cs="新細明體"/>
                <w:kern w:val="0"/>
                <w:sz w:val="24"/>
                <w:szCs w:val="24"/>
              </w:rPr>
            </w:pPr>
            <w:r w:rsidRPr="00AD32BE">
              <w:rPr>
                <w:rFonts w:ascii="新細明體" w:eastAsia="新細明體" w:hAnsi="新細明體" w:cs="新細明體"/>
                <w:kern w:val="0"/>
                <w:sz w:val="24"/>
                <w:szCs w:val="24"/>
              </w:rPr>
              <w:t>可將感興趣的書籍加入收藏清單，方便日後瀏覽與比較。收藏的書籍在書籍狀態更新為「已售出」時會自動標示為無法購買。</w:t>
            </w:r>
          </w:p>
        </w:tc>
      </w:tr>
      <w:tr w:rsidR="00860FB9" w:rsidRPr="00860FB9" w14:paraId="5BAEF571" w14:textId="77777777" w:rsidTr="00A5735D">
        <w:trPr>
          <w:trHeight w:val="325"/>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7F3E9C85"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聯絡賣家</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078611" w14:textId="38CC6A91" w:rsidR="00860FB9" w:rsidRPr="00860FB9" w:rsidRDefault="00AD32BE" w:rsidP="004C728C">
            <w:pPr>
              <w:widowControl/>
              <w:spacing w:line="500" w:lineRule="exact"/>
              <w:ind w:leftChars="0" w:left="0"/>
              <w:jc w:val="both"/>
              <w:rPr>
                <w:rFonts w:ascii="新細明體" w:eastAsia="新細明體" w:hAnsi="新細明體" w:cs="新細明體"/>
                <w:kern w:val="0"/>
                <w:sz w:val="24"/>
                <w:szCs w:val="24"/>
              </w:rPr>
            </w:pPr>
            <w:r w:rsidRPr="00AD32BE">
              <w:rPr>
                <w:rFonts w:ascii="新細明體" w:eastAsia="新細明體" w:hAnsi="新細明體" w:cs="新細明體"/>
                <w:kern w:val="0"/>
                <w:sz w:val="24"/>
                <w:szCs w:val="24"/>
              </w:rPr>
              <w:t>使用系統內建之即時聊天功能與賣家聯絡，詢問書況、討論交易細節等，並能接收訊息通知與系統提示。</w:t>
            </w:r>
          </w:p>
        </w:tc>
      </w:tr>
      <w:tr w:rsidR="00860FB9" w:rsidRPr="00860FB9" w14:paraId="55E7ECF3" w14:textId="77777777" w:rsidTr="00A5735D">
        <w:trPr>
          <w:trHeight w:val="473"/>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620AE3E3"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查詢</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D5749F" w14:textId="35F16D35" w:rsidR="00860FB9" w:rsidRPr="00860FB9" w:rsidRDefault="00AD32BE" w:rsidP="004C728C">
            <w:pPr>
              <w:widowControl/>
              <w:spacing w:line="500" w:lineRule="exact"/>
              <w:ind w:leftChars="0" w:left="0"/>
              <w:jc w:val="both"/>
              <w:rPr>
                <w:rFonts w:ascii="新細明體" w:eastAsia="新細明體" w:hAnsi="新細明體" w:cs="新細明體"/>
                <w:kern w:val="0"/>
                <w:sz w:val="24"/>
                <w:szCs w:val="24"/>
              </w:rPr>
            </w:pPr>
            <w:r w:rsidRPr="00AD32BE">
              <w:rPr>
                <w:rFonts w:ascii="新細明體" w:eastAsia="新細明體" w:hAnsi="新細明體" w:cs="新細明體"/>
                <w:kern w:val="0"/>
                <w:sz w:val="24"/>
                <w:szCs w:val="24"/>
              </w:rPr>
              <w:t>可利用關鍵字與條件（書名、作者、ISBN、學院、科系）搜尋書籍，快速找到想要購買的書。</w:t>
            </w:r>
          </w:p>
        </w:tc>
      </w:tr>
      <w:tr w:rsidR="00860FB9" w:rsidRPr="00860FB9" w14:paraId="6B7E751B" w14:textId="77777777" w:rsidTr="00A5735D">
        <w:trPr>
          <w:trHeight w:val="413"/>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3D7A036A"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檢視</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30FD9E" w14:textId="36B07CB2" w:rsidR="00860FB9" w:rsidRPr="00860FB9" w:rsidRDefault="00470908" w:rsidP="004C728C">
            <w:pPr>
              <w:widowControl/>
              <w:spacing w:line="500" w:lineRule="exact"/>
              <w:ind w:leftChars="0" w:left="0"/>
              <w:jc w:val="both"/>
              <w:rPr>
                <w:rFonts w:ascii="新細明體" w:eastAsia="新細明體" w:hAnsi="新細明體" w:cs="新細明體"/>
                <w:kern w:val="0"/>
                <w:sz w:val="24"/>
                <w:szCs w:val="24"/>
              </w:rPr>
            </w:pPr>
            <w:r w:rsidRPr="00470908">
              <w:rPr>
                <w:rFonts w:ascii="新細明體" w:eastAsia="新細明體" w:hAnsi="新細明體" w:cs="新細明體"/>
                <w:kern w:val="0"/>
                <w:sz w:val="24"/>
                <w:szCs w:val="24"/>
              </w:rPr>
              <w:t>可瀏覽賣家上架的書籍詳情與狀態，評估書況與價格是否合適後進行聯絡或收藏。</w:t>
            </w:r>
          </w:p>
        </w:tc>
      </w:tr>
      <w:tr w:rsidR="00860FB9" w:rsidRPr="00860FB9" w14:paraId="6BFF51EA" w14:textId="77777777" w:rsidTr="00A5735D">
        <w:trPr>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6D5F7D6C"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取消收藏</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5B98BE" w14:textId="6218F66C" w:rsidR="00860FB9" w:rsidRPr="00860FB9" w:rsidRDefault="00470908" w:rsidP="004C728C">
            <w:pPr>
              <w:widowControl/>
              <w:spacing w:line="500" w:lineRule="exact"/>
              <w:ind w:leftChars="0" w:left="0"/>
              <w:jc w:val="both"/>
              <w:rPr>
                <w:rFonts w:ascii="新細明體" w:eastAsia="新細明體" w:hAnsi="新細明體" w:cs="新細明體"/>
                <w:kern w:val="0"/>
                <w:sz w:val="24"/>
                <w:szCs w:val="24"/>
              </w:rPr>
            </w:pPr>
            <w:r w:rsidRPr="00470908">
              <w:rPr>
                <w:rFonts w:ascii="新細明體" w:eastAsia="新細明體" w:hAnsi="新細明體" w:cs="新細明體"/>
                <w:kern w:val="0"/>
                <w:sz w:val="24"/>
                <w:szCs w:val="24"/>
              </w:rPr>
              <w:t>可將不再需要的書籍從收藏清單中移除，避免清單過長或重複項目。</w:t>
            </w:r>
          </w:p>
        </w:tc>
      </w:tr>
      <w:tr w:rsidR="00860FB9" w:rsidRPr="00860FB9" w14:paraId="1C463F8F" w14:textId="77777777" w:rsidTr="00A5735D">
        <w:trPr>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3CF6743F"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上架書籍</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D660A3" w14:textId="3A11BDFD" w:rsidR="00860FB9" w:rsidRPr="00860FB9" w:rsidRDefault="00001099" w:rsidP="004C728C">
            <w:pPr>
              <w:widowControl/>
              <w:spacing w:line="500" w:lineRule="exact"/>
              <w:ind w:leftChars="0" w:left="0"/>
              <w:jc w:val="both"/>
              <w:rPr>
                <w:rFonts w:ascii="新細明體" w:eastAsia="新細明體" w:hAnsi="新細明體" w:cs="新細明體"/>
                <w:kern w:val="0"/>
                <w:sz w:val="24"/>
                <w:szCs w:val="24"/>
              </w:rPr>
            </w:pPr>
            <w:r w:rsidRPr="00001099">
              <w:rPr>
                <w:rFonts w:ascii="新細明體" w:eastAsia="新細明體" w:hAnsi="新細明體" w:cs="新細明體"/>
                <w:kern w:val="0"/>
                <w:sz w:val="24"/>
                <w:szCs w:val="24"/>
              </w:rPr>
              <w:t>若買家同時具有販售需求，也可以切換為賣家身分，輸入完整書籍資訊並上架（功能與賣家一致）。</w:t>
            </w:r>
          </w:p>
        </w:tc>
      </w:tr>
      <w:tr w:rsidR="00860FB9" w:rsidRPr="00860FB9" w14:paraId="4113612E" w14:textId="77777777" w:rsidTr="00A5735D">
        <w:trPr>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4E010B78"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b/>
                <w:bCs/>
                <w:kern w:val="0"/>
                <w:szCs w:val="28"/>
              </w:rPr>
              <w:t>書籍</w:t>
            </w:r>
            <w:r w:rsidRPr="00860FB9">
              <w:rPr>
                <w:rFonts w:ascii="新細明體" w:eastAsia="新細明體" w:hAnsi="新細明體" w:cs="新細明體" w:hint="eastAsia"/>
                <w:b/>
                <w:bCs/>
                <w:kern w:val="0"/>
                <w:szCs w:val="28"/>
              </w:rPr>
              <w:t>狀態更新</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21CF1E" w14:textId="36336169" w:rsidR="00860FB9" w:rsidRPr="00860FB9" w:rsidRDefault="00001099" w:rsidP="004C728C">
            <w:pPr>
              <w:widowControl/>
              <w:spacing w:line="500" w:lineRule="exact"/>
              <w:ind w:leftChars="0" w:left="0"/>
              <w:jc w:val="both"/>
              <w:rPr>
                <w:rFonts w:ascii="新細明體" w:eastAsia="新細明體" w:hAnsi="新細明體" w:cs="新細明體"/>
                <w:kern w:val="0"/>
                <w:sz w:val="24"/>
                <w:szCs w:val="24"/>
              </w:rPr>
            </w:pPr>
            <w:r w:rsidRPr="00001099">
              <w:rPr>
                <w:rFonts w:ascii="新細明體" w:eastAsia="新細明體" w:hAnsi="新細明體" w:cs="新細明體"/>
                <w:kern w:val="0"/>
                <w:sz w:val="24"/>
                <w:szCs w:val="24"/>
              </w:rPr>
              <w:t>若有已完成購買之書籍，系統可提示買家確認交易成功，並將該書籍狀態改為「已購買」。</w:t>
            </w:r>
          </w:p>
        </w:tc>
      </w:tr>
      <w:tr w:rsidR="00860FB9" w:rsidRPr="00860FB9" w14:paraId="182FAB1F" w14:textId="77777777" w:rsidTr="00A5735D">
        <w:trPr>
          <w:jc w:val="center"/>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1F83ECCB" w14:textId="77777777" w:rsidR="00860FB9" w:rsidRPr="00860FB9" w:rsidRDefault="00860FB9" w:rsidP="00860FB9">
            <w:pPr>
              <w:widowControl/>
              <w:spacing w:line="500" w:lineRule="exact"/>
              <w:ind w:leftChars="0" w:left="0"/>
              <w:jc w:val="center"/>
              <w:rPr>
                <w:rFonts w:ascii="新細明體" w:eastAsia="新細明體" w:hAnsi="新細明體" w:cs="新細明體"/>
                <w:b/>
                <w:kern w:val="0"/>
                <w:szCs w:val="24"/>
              </w:rPr>
            </w:pPr>
            <w:r w:rsidRPr="00860FB9">
              <w:rPr>
                <w:rFonts w:ascii="新細明體" w:eastAsia="新細明體" w:hAnsi="新細明體" w:cs="新細明體" w:hint="eastAsia"/>
                <w:b/>
                <w:kern w:val="0"/>
                <w:szCs w:val="24"/>
              </w:rPr>
              <w:t>回饋表單</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1FDB60" w14:textId="68CED028" w:rsidR="00860FB9" w:rsidRPr="00860FB9" w:rsidRDefault="00001099" w:rsidP="004C728C">
            <w:pPr>
              <w:widowControl/>
              <w:spacing w:line="500" w:lineRule="exact"/>
              <w:ind w:leftChars="0" w:left="0"/>
              <w:jc w:val="both"/>
              <w:rPr>
                <w:rFonts w:ascii="新細明體" w:eastAsia="新細明體" w:hAnsi="新細明體" w:cs="新細明體"/>
                <w:kern w:val="0"/>
                <w:sz w:val="24"/>
                <w:szCs w:val="24"/>
              </w:rPr>
            </w:pPr>
            <w:r w:rsidRPr="00001099">
              <w:rPr>
                <w:rFonts w:ascii="新細明體" w:eastAsia="新細明體" w:hAnsi="新細明體" w:cs="新細明體"/>
                <w:kern w:val="0"/>
                <w:sz w:val="24"/>
                <w:szCs w:val="24"/>
              </w:rPr>
              <w:t>可提交系統功能建議與問題（例如使用體驗、搜尋不精準等），作為管理員改善依據。</w:t>
            </w:r>
          </w:p>
        </w:tc>
      </w:tr>
    </w:tbl>
    <w:p w14:paraId="42E5C845" w14:textId="4C88C612" w:rsidR="00092ECC" w:rsidRPr="0034463A" w:rsidRDefault="006F1A8C" w:rsidP="00CE263D">
      <w:pPr>
        <w:ind w:leftChars="0" w:left="0"/>
        <w:jc w:val="center"/>
        <w:rPr>
          <w:rFonts w:ascii="Times New Roman" w:hAnsi="Times New Roman" w:cs="Times New Roman"/>
        </w:rPr>
      </w:pPr>
      <w:r w:rsidRPr="006F1A8C">
        <w:rPr>
          <w:rFonts w:ascii="Times New Roman" w:hAnsi="Times New Roman" w:cs="Times New Roman"/>
          <w:noProof/>
        </w:rPr>
        <w:lastRenderedPageBreak/>
        <w:drawing>
          <wp:inline distT="0" distB="0" distL="0" distR="0" wp14:anchorId="2599D4CE" wp14:editId="61F69A42">
            <wp:extent cx="5278120" cy="3693795"/>
            <wp:effectExtent l="0" t="0" r="0" b="1905"/>
            <wp:docPr id="4945647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4782" name=""/>
                    <pic:cNvPicPr/>
                  </pic:nvPicPr>
                  <pic:blipFill>
                    <a:blip r:embed="rId25"/>
                    <a:stretch>
                      <a:fillRect/>
                    </a:stretch>
                  </pic:blipFill>
                  <pic:spPr>
                    <a:xfrm>
                      <a:off x="0" y="0"/>
                      <a:ext cx="5278120" cy="3693795"/>
                    </a:xfrm>
                    <a:prstGeom prst="rect">
                      <a:avLst/>
                    </a:prstGeom>
                  </pic:spPr>
                </pic:pic>
              </a:graphicData>
            </a:graphic>
          </wp:inline>
        </w:drawing>
      </w:r>
    </w:p>
    <w:p w14:paraId="240580BC" w14:textId="34D6B12B" w:rsidR="00092ECC" w:rsidRPr="0019147C" w:rsidRDefault="00746583" w:rsidP="004551E7">
      <w:pPr>
        <w:pStyle w:val="affb"/>
        <w:rPr>
          <w:rStyle w:val="normaltextrun"/>
          <w:rFonts w:ascii="Times New Roman" w:hAnsi="Times New Roman" w:cs="Times New Roman"/>
          <w:color w:val="000000"/>
          <w:szCs w:val="28"/>
          <w:bdr w:val="none" w:sz="0" w:space="0" w:color="auto" w:frame="1"/>
        </w:rPr>
      </w:pPr>
      <w:bookmarkStart w:id="70" w:name="_Toc199499902"/>
      <w:r w:rsidRPr="0019147C">
        <w:rPr>
          <w:rFonts w:ascii="Times New Roman" w:hAnsi="Times New Roman" w:cs="Times New Roman"/>
        </w:rPr>
        <w:t>圖</w:t>
      </w:r>
      <w:r w:rsidR="00B23225" w:rsidRPr="0019147C">
        <w:rPr>
          <w:rFonts w:ascii="Times New Roman" w:hAnsi="Times New Roman" w:cs="Times New Roman"/>
        </w:rPr>
        <w:t>5</w:t>
      </w:r>
      <w:r w:rsidR="0005401F" w:rsidRPr="0019147C">
        <w:rPr>
          <w:rFonts w:ascii="Times New Roman" w:hAnsi="Times New Roman" w:cs="Times New Roman"/>
        </w:rPr>
        <w:t>-1</w:t>
      </w:r>
      <w:r w:rsidR="00A26D9E" w:rsidRPr="0019147C">
        <w:rPr>
          <w:rStyle w:val="normaltextrun"/>
          <w:rFonts w:ascii="Times New Roman" w:hAnsi="Times New Roman" w:cs="Times New Roman"/>
          <w:b/>
          <w:color w:val="000000"/>
          <w:szCs w:val="28"/>
          <w:shd w:val="clear" w:color="auto" w:fill="FFFFFF"/>
        </w:rPr>
        <w:t>：</w:t>
      </w:r>
      <w:r w:rsidR="00B21A92" w:rsidRPr="0019147C">
        <w:rPr>
          <w:rStyle w:val="normaltextrun"/>
          <w:rFonts w:ascii="Times New Roman" w:hAnsi="Times New Roman" w:cs="Times New Roman"/>
          <w:color w:val="000000"/>
          <w:szCs w:val="28"/>
          <w:bdr w:val="none" w:sz="0" w:space="0" w:color="auto" w:frame="1"/>
        </w:rPr>
        <w:t>買家收藏功能</w:t>
      </w:r>
      <w:bookmarkEnd w:id="70"/>
    </w:p>
    <w:p w14:paraId="5D809DF5" w14:textId="77777777" w:rsidR="00B21A92" w:rsidRPr="0034463A" w:rsidRDefault="00B21A92" w:rsidP="00CE263D">
      <w:pPr>
        <w:ind w:leftChars="0" w:left="0"/>
        <w:jc w:val="center"/>
        <w:rPr>
          <w:rStyle w:val="normaltextrun"/>
          <w:rFonts w:ascii="Times New Roman" w:hAnsi="Times New Roman" w:cs="Times New Roman"/>
          <w:color w:val="000000"/>
          <w:sz w:val="24"/>
          <w:szCs w:val="24"/>
          <w:bdr w:val="none" w:sz="0" w:space="0" w:color="auto" w:frame="1"/>
        </w:rPr>
      </w:pPr>
    </w:p>
    <w:p w14:paraId="560E3260" w14:textId="34CA4D18" w:rsidR="00A26D9E" w:rsidRPr="00376934" w:rsidRDefault="00AE5848" w:rsidP="00376934">
      <w:pPr>
        <w:pStyle w:val="afd"/>
        <w:rPr>
          <w:rFonts w:ascii="新細明體" w:hAnsi="新細明體"/>
        </w:rPr>
      </w:pPr>
      <w:bookmarkStart w:id="71" w:name="_Toc198916107"/>
      <w:bookmarkStart w:id="72" w:name="_Toc199409504"/>
      <w:r w:rsidRPr="00376934">
        <w:rPr>
          <w:rStyle w:val="normaltextrun"/>
          <w:rFonts w:ascii="新細明體" w:hAnsi="新細明體" w:hint="eastAsia"/>
        </w:rPr>
        <w:t>表</w:t>
      </w:r>
      <w:r w:rsidR="001301C2" w:rsidRPr="00C32656">
        <w:rPr>
          <w:rStyle w:val="normaltextrun"/>
          <w:rFonts w:ascii="Times New Roman Uni" w:eastAsia="Times New Roman Uni" w:hAnsi="Times New Roman Uni" w:cs="Times New Roman Uni" w:hint="eastAsia"/>
        </w:rPr>
        <w:t>7</w:t>
      </w:r>
      <w:r w:rsidR="003710C2" w:rsidRPr="00C32656">
        <w:rPr>
          <w:rStyle w:val="normaltextrun"/>
          <w:rFonts w:ascii="Times New Roman Uni" w:eastAsia="Times New Roman Uni" w:hAnsi="Times New Roman Uni" w:cs="Times New Roman Uni"/>
        </w:rPr>
        <w:t>-1</w:t>
      </w:r>
      <w:r w:rsidRPr="00376934">
        <w:rPr>
          <w:rStyle w:val="normaltextrun"/>
          <w:rFonts w:ascii="新細明體" w:hAnsi="新細明體" w:hint="eastAsia"/>
        </w:rPr>
        <w:t>：買家收藏功能</w:t>
      </w:r>
      <w:bookmarkEnd w:id="71"/>
      <w:bookmarkEnd w:id="7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9"/>
        <w:gridCol w:w="6057"/>
      </w:tblGrid>
      <w:tr w:rsidR="00E01D29" w:rsidRPr="00E01D29" w14:paraId="069F916E" w14:textId="77777777" w:rsidTr="00E01D29">
        <w:trPr>
          <w:trHeight w:val="300"/>
        </w:trPr>
        <w:tc>
          <w:tcPr>
            <w:tcW w:w="2250" w:type="dxa"/>
            <w:tcBorders>
              <w:top w:val="single" w:sz="6" w:space="0" w:color="auto"/>
              <w:left w:val="single" w:sz="6" w:space="0" w:color="auto"/>
              <w:bottom w:val="single" w:sz="6" w:space="0" w:color="auto"/>
              <w:right w:val="single" w:sz="6" w:space="0" w:color="auto"/>
            </w:tcBorders>
            <w:vAlign w:val="center"/>
            <w:hideMark/>
          </w:tcPr>
          <w:p w14:paraId="2A5CEDB2"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項目</w:t>
            </w:r>
            <w:r w:rsidRPr="0034463A">
              <w:rPr>
                <w:rFonts w:ascii="Times New Roman" w:hAnsi="Times New Roman" w:cs="Times New Roman" w:hint="eastAsia"/>
                <w:sz w:val="24"/>
              </w:rPr>
              <w:t> </w:t>
            </w:r>
          </w:p>
        </w:tc>
        <w:tc>
          <w:tcPr>
            <w:tcW w:w="6090" w:type="dxa"/>
            <w:tcBorders>
              <w:top w:val="single" w:sz="6" w:space="0" w:color="auto"/>
              <w:left w:val="nil"/>
              <w:bottom w:val="single" w:sz="6" w:space="0" w:color="auto"/>
              <w:right w:val="single" w:sz="6" w:space="0" w:color="auto"/>
            </w:tcBorders>
            <w:vAlign w:val="center"/>
            <w:hideMark/>
          </w:tcPr>
          <w:p w14:paraId="4A179AEF"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說明</w:t>
            </w:r>
            <w:r w:rsidRPr="0034463A">
              <w:rPr>
                <w:rFonts w:ascii="Times New Roman" w:hAnsi="Times New Roman" w:cs="Times New Roman" w:hint="eastAsia"/>
                <w:sz w:val="24"/>
              </w:rPr>
              <w:t> </w:t>
            </w:r>
          </w:p>
        </w:tc>
      </w:tr>
      <w:tr w:rsidR="00E01D29" w:rsidRPr="00E01D29" w14:paraId="53171C81"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329ACAD4"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使用案例名稱</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776404BF" w14:textId="13E19E7E"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買家收藏功能</w:t>
            </w:r>
          </w:p>
        </w:tc>
      </w:tr>
      <w:tr w:rsidR="00E01D29" w:rsidRPr="00E01D29" w14:paraId="1B69B176"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38AD6A4A"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事件目標</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6FD36229" w14:textId="5189F973"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買家將感興趣的書籍放在收藏清單，方便之後查看與購買</w:t>
            </w:r>
          </w:p>
        </w:tc>
      </w:tr>
      <w:tr w:rsidR="00E01D29" w:rsidRPr="00E01D29" w14:paraId="4029E413"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40C9CB5E"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參與者</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188BA447" w14:textId="35339B07"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買家、系統</w:t>
            </w:r>
          </w:p>
        </w:tc>
      </w:tr>
      <w:tr w:rsidR="00E01D29" w:rsidRPr="00E01D29" w14:paraId="400DA87C"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221F9428"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前置條件</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3083818C" w14:textId="17CF24C0"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買家已經登入系統、買家瀏覽到感興趣的書籍</w:t>
            </w:r>
          </w:p>
        </w:tc>
      </w:tr>
      <w:tr w:rsidR="00E01D29" w:rsidRPr="00E01D29" w14:paraId="48DDE88C"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6705619B"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使用案例描述</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547E58DD" w14:textId="00C19EFD"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1.</w:t>
            </w:r>
            <w:r w:rsidRPr="0034463A">
              <w:rPr>
                <w:rFonts w:ascii="Times New Roman" w:hAnsi="Times New Roman" w:cs="Times New Roman" w:hint="eastAsia"/>
                <w:sz w:val="24"/>
              </w:rPr>
              <w:t>買家登入系統並瀏覽二手書資訊</w:t>
            </w:r>
          </w:p>
          <w:p w14:paraId="0E240329" w14:textId="1EFCFD18"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2.</w:t>
            </w:r>
            <w:r w:rsidRPr="0034463A">
              <w:rPr>
                <w:rFonts w:ascii="Times New Roman" w:hAnsi="Times New Roman" w:cs="Times New Roman" w:hint="eastAsia"/>
                <w:sz w:val="24"/>
              </w:rPr>
              <w:t>買家進入二手書詳細資料頁面並以點擊「收藏」</w:t>
            </w:r>
          </w:p>
          <w:p w14:paraId="1699EC73" w14:textId="6A864980"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3.</w:t>
            </w:r>
            <w:r w:rsidRPr="0034463A">
              <w:rPr>
                <w:rFonts w:ascii="Times New Roman" w:hAnsi="Times New Roman" w:cs="Times New Roman" w:hint="eastAsia"/>
                <w:sz w:val="24"/>
              </w:rPr>
              <w:t>系統檢查</w:t>
            </w:r>
            <w:r w:rsidRPr="0034463A">
              <w:rPr>
                <w:rFonts w:ascii="Times New Roman" w:hAnsi="Times New Roman" w:cs="Times New Roman" w:hint="eastAsia"/>
                <w:sz w:val="24"/>
              </w:rPr>
              <w:t>(</w:t>
            </w:r>
            <w:r w:rsidRPr="0034463A">
              <w:rPr>
                <w:rFonts w:ascii="Times New Roman" w:hAnsi="Times New Roman" w:cs="Times New Roman" w:hint="eastAsia"/>
                <w:sz w:val="24"/>
              </w:rPr>
              <w:t>買家是否已經登入系統、書籍是否已經加入收藏清單</w:t>
            </w:r>
            <w:r w:rsidRPr="0034463A">
              <w:rPr>
                <w:rFonts w:ascii="Times New Roman" w:hAnsi="Times New Roman" w:cs="Times New Roman" w:hint="eastAsia"/>
                <w:sz w:val="24"/>
              </w:rPr>
              <w:t>)</w:t>
            </w:r>
          </w:p>
          <w:p w14:paraId="2A10C63B" w14:textId="3CBE994A"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4.</w:t>
            </w:r>
            <w:r w:rsidRPr="0034463A">
              <w:rPr>
                <w:rFonts w:ascii="Times New Roman" w:hAnsi="Times New Roman" w:cs="Times New Roman" w:hint="eastAsia"/>
                <w:sz w:val="24"/>
              </w:rPr>
              <w:t>條件符合，系統將書籍加入收藏清單</w:t>
            </w:r>
          </w:p>
          <w:p w14:paraId="60917FBA" w14:textId="770B8FAF"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5.</w:t>
            </w:r>
            <w:r w:rsidRPr="0034463A">
              <w:rPr>
                <w:rFonts w:ascii="Times New Roman" w:hAnsi="Times New Roman" w:cs="Times New Roman" w:hint="eastAsia"/>
                <w:sz w:val="24"/>
              </w:rPr>
              <w:t>系統顯示收藏成功</w:t>
            </w:r>
          </w:p>
        </w:tc>
      </w:tr>
      <w:tr w:rsidR="00E01D29" w:rsidRPr="00E01D29" w14:paraId="438A5280"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042F24DF"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處理結果</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1FA6229B" w14:textId="11942AAF"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成功收藏書籍</w:t>
            </w:r>
          </w:p>
        </w:tc>
      </w:tr>
      <w:tr w:rsidR="00E01D29" w:rsidRPr="00E01D29" w14:paraId="50931690" w14:textId="77777777" w:rsidTr="00E01D29">
        <w:trPr>
          <w:trHeight w:val="300"/>
        </w:trPr>
        <w:tc>
          <w:tcPr>
            <w:tcW w:w="2250" w:type="dxa"/>
            <w:tcBorders>
              <w:top w:val="nil"/>
              <w:left w:val="single" w:sz="6" w:space="0" w:color="auto"/>
              <w:bottom w:val="single" w:sz="6" w:space="0" w:color="auto"/>
              <w:right w:val="single" w:sz="6" w:space="0" w:color="auto"/>
            </w:tcBorders>
            <w:vAlign w:val="center"/>
            <w:hideMark/>
          </w:tcPr>
          <w:p w14:paraId="2C8BC933" w14:textId="77777777" w:rsidR="00E01D29" w:rsidRPr="0034463A" w:rsidRDefault="00E01D29" w:rsidP="00E01D29">
            <w:pPr>
              <w:ind w:leftChars="0" w:left="0"/>
              <w:jc w:val="center"/>
              <w:rPr>
                <w:rFonts w:ascii="Times New Roman" w:hAnsi="Times New Roman" w:cs="Times New Roman"/>
                <w:sz w:val="24"/>
              </w:rPr>
            </w:pPr>
            <w:r w:rsidRPr="0034463A">
              <w:rPr>
                <w:rFonts w:ascii="Times New Roman" w:hAnsi="Times New Roman" w:cs="Times New Roman" w:hint="eastAsia"/>
                <w:b/>
                <w:sz w:val="24"/>
              </w:rPr>
              <w:t>例外</w:t>
            </w:r>
            <w:r w:rsidRPr="0034463A">
              <w:rPr>
                <w:rFonts w:ascii="Times New Roman" w:hAnsi="Times New Roman" w:cs="Times New Roman" w:hint="eastAsia"/>
                <w:b/>
                <w:sz w:val="24"/>
              </w:rPr>
              <w:t>/</w:t>
            </w:r>
            <w:r w:rsidRPr="0034463A">
              <w:rPr>
                <w:rFonts w:ascii="Times New Roman" w:hAnsi="Times New Roman" w:cs="Times New Roman" w:hint="eastAsia"/>
                <w:b/>
                <w:sz w:val="24"/>
              </w:rPr>
              <w:t>其他情況說明</w:t>
            </w:r>
            <w:r w:rsidRPr="0034463A">
              <w:rPr>
                <w:rFonts w:ascii="Times New Roman" w:hAnsi="Times New Roman" w:cs="Times New Roman" w:hint="eastAsia"/>
                <w:sz w:val="24"/>
              </w:rPr>
              <w:t> </w:t>
            </w:r>
          </w:p>
        </w:tc>
        <w:tc>
          <w:tcPr>
            <w:tcW w:w="6090" w:type="dxa"/>
            <w:tcBorders>
              <w:top w:val="nil"/>
              <w:left w:val="nil"/>
              <w:bottom w:val="single" w:sz="6" w:space="0" w:color="auto"/>
              <w:right w:val="single" w:sz="6" w:space="0" w:color="auto"/>
            </w:tcBorders>
            <w:vAlign w:val="center"/>
            <w:hideMark/>
          </w:tcPr>
          <w:p w14:paraId="09B2750F" w14:textId="7C3623A8"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如果買家沒登入，系統提示買家需先登入</w:t>
            </w:r>
          </w:p>
          <w:p w14:paraId="1E417786" w14:textId="4402EB0D" w:rsidR="00E01D29" w:rsidRPr="0034463A" w:rsidRDefault="00E01D29" w:rsidP="004D2636">
            <w:pPr>
              <w:ind w:leftChars="0" w:left="0"/>
              <w:jc w:val="both"/>
              <w:rPr>
                <w:rFonts w:ascii="Times New Roman" w:hAnsi="Times New Roman" w:cs="Times New Roman"/>
                <w:sz w:val="24"/>
              </w:rPr>
            </w:pPr>
            <w:r w:rsidRPr="0034463A">
              <w:rPr>
                <w:rFonts w:ascii="Times New Roman" w:hAnsi="Times New Roman" w:cs="Times New Roman" w:hint="eastAsia"/>
                <w:sz w:val="24"/>
              </w:rPr>
              <w:t>如果書籍已經存在收藏清單，系統提示「此書已收藏」</w:t>
            </w:r>
          </w:p>
        </w:tc>
      </w:tr>
    </w:tbl>
    <w:p w14:paraId="5D3E2DEB" w14:textId="77777777" w:rsidR="00B21A92" w:rsidRPr="0034463A" w:rsidRDefault="00B21A92" w:rsidP="00127F13">
      <w:pPr>
        <w:ind w:leftChars="0" w:left="0"/>
        <w:rPr>
          <w:rFonts w:ascii="Times New Roman" w:hAnsi="Times New Roman" w:cs="Times New Roman"/>
        </w:rPr>
      </w:pPr>
    </w:p>
    <w:p w14:paraId="3DFD81F6" w14:textId="77777777" w:rsidR="00142596" w:rsidRDefault="00142596" w:rsidP="004551E7">
      <w:pPr>
        <w:pStyle w:val="affb"/>
      </w:pPr>
    </w:p>
    <w:p w14:paraId="2AD707DB" w14:textId="191658C1" w:rsidR="0019147C" w:rsidRPr="00D46621" w:rsidRDefault="004A1B0B" w:rsidP="00D46621">
      <w:pPr>
        <w:ind w:leftChars="0" w:left="0"/>
        <w:rPr>
          <w:rFonts w:ascii="Times New Roman" w:hAnsi="Times New Roman" w:cs="Times New Roman"/>
          <w:b/>
          <w:bCs/>
        </w:rPr>
      </w:pPr>
      <w:r w:rsidRPr="0019147C">
        <w:rPr>
          <w:noProof/>
        </w:rPr>
        <w:lastRenderedPageBreak/>
        <w:drawing>
          <wp:inline distT="0" distB="0" distL="0" distR="0" wp14:anchorId="0957AFB8" wp14:editId="56912D74">
            <wp:extent cx="5278120" cy="3912870"/>
            <wp:effectExtent l="0" t="0" r="5080" b="0"/>
            <wp:docPr id="22216027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60271" name="圖片 1" descr="一張含有 文字, 圖表, 行, 繪圖 的圖片&#10;&#10;AI 產生的內容可能不正確。"/>
                    <pic:cNvPicPr/>
                  </pic:nvPicPr>
                  <pic:blipFill>
                    <a:blip r:embed="rId26"/>
                    <a:stretch>
                      <a:fillRect/>
                    </a:stretch>
                  </pic:blipFill>
                  <pic:spPr>
                    <a:xfrm>
                      <a:off x="0" y="0"/>
                      <a:ext cx="5278120" cy="3912870"/>
                    </a:xfrm>
                    <a:prstGeom prst="rect">
                      <a:avLst/>
                    </a:prstGeom>
                  </pic:spPr>
                </pic:pic>
              </a:graphicData>
            </a:graphic>
          </wp:inline>
        </w:drawing>
      </w:r>
    </w:p>
    <w:p w14:paraId="3DD0E392" w14:textId="24BABC50" w:rsidR="00CC11B6" w:rsidRPr="0019147C" w:rsidRDefault="00D66BD7" w:rsidP="00D46621">
      <w:pPr>
        <w:pStyle w:val="affb"/>
        <w:rPr>
          <w:rStyle w:val="normaltextrun"/>
          <w:rFonts w:ascii="Times New Roman" w:hAnsi="Times New Roman" w:cs="Times New Roman"/>
        </w:rPr>
      </w:pPr>
      <w:bookmarkStart w:id="73" w:name="_Toc199499903"/>
      <w:r w:rsidRPr="0019147C">
        <w:t>圖</w:t>
      </w:r>
      <w:r w:rsidR="00B23225" w:rsidRPr="00D46621">
        <w:rPr>
          <w:rFonts w:ascii="Times New Roman" w:eastAsia="Times New Roman Uni" w:hAnsi="Times New Roman" w:cs="Times New Roman"/>
        </w:rPr>
        <w:t>5</w:t>
      </w:r>
      <w:r w:rsidR="0005401F" w:rsidRPr="00D46621">
        <w:rPr>
          <w:rFonts w:ascii="Times New Roman" w:eastAsia="Times New Roman Uni" w:hAnsi="Times New Roman" w:cs="Times New Roman"/>
        </w:rPr>
        <w:t>-2</w:t>
      </w:r>
      <w:r w:rsidR="00D75414" w:rsidRPr="00D46621">
        <w:rPr>
          <w:rStyle w:val="normaltextrun"/>
          <w:rFonts w:ascii="Times New Roman" w:hAnsi="Times New Roman" w:cs="Times New Roman"/>
        </w:rPr>
        <w:t>：</w:t>
      </w:r>
      <w:r w:rsidR="00622CEC" w:rsidRPr="0019147C">
        <w:rPr>
          <w:rStyle w:val="normaltextrun"/>
          <w:rFonts w:ascii="Times New Roman" w:hAnsi="Times New Roman" w:cs="Times New Roman"/>
        </w:rPr>
        <w:t>買家查詢功能</w:t>
      </w:r>
      <w:bookmarkEnd w:id="73"/>
    </w:p>
    <w:p w14:paraId="32576AC1" w14:textId="77777777" w:rsidR="00622CEC" w:rsidRPr="0034463A" w:rsidRDefault="00622CEC" w:rsidP="00CE263D">
      <w:pPr>
        <w:ind w:leftChars="0" w:left="0"/>
        <w:jc w:val="center"/>
        <w:rPr>
          <w:rFonts w:ascii="Times New Roman" w:hAnsi="Times New Roman" w:cs="Times New Roman"/>
        </w:rPr>
      </w:pPr>
    </w:p>
    <w:p w14:paraId="0770EBD4" w14:textId="2069ADA0" w:rsidR="00D75414" w:rsidRPr="00745541" w:rsidRDefault="007B51CE" w:rsidP="00376934">
      <w:pPr>
        <w:pStyle w:val="afd"/>
        <w:rPr>
          <w:rFonts w:cs="Times New Roman"/>
        </w:rPr>
      </w:pPr>
      <w:bookmarkStart w:id="74" w:name="_Toc198916108"/>
      <w:bookmarkStart w:id="75" w:name="_Toc199409505"/>
      <w:r w:rsidRPr="00745541">
        <w:rPr>
          <w:rStyle w:val="normaltextrun"/>
          <w:rFonts w:cs="Times New Roman"/>
        </w:rPr>
        <w:t>表</w:t>
      </w:r>
      <w:r w:rsidR="001301C2">
        <w:rPr>
          <w:rStyle w:val="normaltextrun"/>
          <w:rFonts w:cs="Times New Roman" w:hint="eastAsia"/>
        </w:rPr>
        <w:t>7</w:t>
      </w:r>
      <w:r w:rsidRPr="00745541">
        <w:rPr>
          <w:rStyle w:val="normaltextrun"/>
          <w:rFonts w:cs="Times New Roman"/>
        </w:rPr>
        <w:t>-2</w:t>
      </w:r>
      <w:r w:rsidRPr="00745541">
        <w:rPr>
          <w:rStyle w:val="normaltextrun"/>
          <w:rFonts w:cs="Times New Roman"/>
        </w:rPr>
        <w:t>：買家查詢功能</w:t>
      </w:r>
      <w:bookmarkEnd w:id="74"/>
      <w:bookmarkEnd w:id="75"/>
    </w:p>
    <w:tbl>
      <w:tblPr>
        <w:tblW w:w="829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8"/>
        <w:gridCol w:w="6058"/>
      </w:tblGrid>
      <w:tr w:rsidR="001F3EBB" w:rsidRPr="001F3EBB" w14:paraId="4902350D" w14:textId="77777777" w:rsidTr="00371571">
        <w:trPr>
          <w:trHeight w:val="300"/>
        </w:trPr>
        <w:tc>
          <w:tcPr>
            <w:tcW w:w="2238" w:type="dxa"/>
            <w:tcBorders>
              <w:top w:val="single" w:sz="6" w:space="0" w:color="auto"/>
              <w:left w:val="single" w:sz="6" w:space="0" w:color="auto"/>
              <w:bottom w:val="single" w:sz="6" w:space="0" w:color="auto"/>
              <w:right w:val="single" w:sz="6" w:space="0" w:color="auto"/>
            </w:tcBorders>
            <w:hideMark/>
          </w:tcPr>
          <w:p w14:paraId="0C3DBAC9" w14:textId="25FA6DC6"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項目</w:t>
            </w:r>
          </w:p>
        </w:tc>
        <w:tc>
          <w:tcPr>
            <w:tcW w:w="6058" w:type="dxa"/>
            <w:tcBorders>
              <w:top w:val="single" w:sz="6" w:space="0" w:color="auto"/>
              <w:left w:val="nil"/>
              <w:bottom w:val="single" w:sz="6" w:space="0" w:color="auto"/>
              <w:right w:val="single" w:sz="6" w:space="0" w:color="auto"/>
            </w:tcBorders>
            <w:hideMark/>
          </w:tcPr>
          <w:p w14:paraId="3733604D" w14:textId="1351FB08"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說明</w:t>
            </w:r>
          </w:p>
        </w:tc>
      </w:tr>
      <w:tr w:rsidR="001F3EBB" w:rsidRPr="001F3EBB" w14:paraId="22E956B8"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74BA0DB5" w14:textId="4B181AED"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使用案例名稱</w:t>
            </w:r>
          </w:p>
        </w:tc>
        <w:tc>
          <w:tcPr>
            <w:tcW w:w="6058" w:type="dxa"/>
            <w:tcBorders>
              <w:top w:val="nil"/>
              <w:left w:val="nil"/>
              <w:bottom w:val="single" w:sz="6" w:space="0" w:color="auto"/>
              <w:right w:val="single" w:sz="6" w:space="0" w:color="auto"/>
            </w:tcBorders>
            <w:vAlign w:val="center"/>
            <w:hideMark/>
          </w:tcPr>
          <w:p w14:paraId="20ACDEBA"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買家查詢功能</w:t>
            </w:r>
            <w:r w:rsidRPr="0034463A">
              <w:rPr>
                <w:rFonts w:ascii="Times New Roman" w:hAnsi="Times New Roman" w:cs="Times New Roman" w:hint="eastAsia"/>
                <w:sz w:val="24"/>
              </w:rPr>
              <w:t> </w:t>
            </w:r>
          </w:p>
        </w:tc>
      </w:tr>
      <w:tr w:rsidR="001F3EBB" w:rsidRPr="001F3EBB" w14:paraId="683CC934"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6CB09FD1" w14:textId="76CDD8B3"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事件目標</w:t>
            </w:r>
          </w:p>
        </w:tc>
        <w:tc>
          <w:tcPr>
            <w:tcW w:w="6058" w:type="dxa"/>
            <w:tcBorders>
              <w:top w:val="nil"/>
              <w:left w:val="nil"/>
              <w:bottom w:val="single" w:sz="6" w:space="0" w:color="auto"/>
              <w:right w:val="single" w:sz="6" w:space="0" w:color="auto"/>
            </w:tcBorders>
            <w:vAlign w:val="center"/>
            <w:hideMark/>
          </w:tcPr>
          <w:p w14:paraId="4EEFFFFF"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買家根據書名、作者、</w:t>
            </w:r>
            <w:r w:rsidRPr="0034463A">
              <w:rPr>
                <w:rFonts w:ascii="Times New Roman" w:hAnsi="Times New Roman" w:cs="Times New Roman" w:hint="eastAsia"/>
                <w:sz w:val="24"/>
              </w:rPr>
              <w:t>ISBN</w:t>
            </w:r>
            <w:r w:rsidRPr="0034463A">
              <w:rPr>
                <w:rFonts w:ascii="Times New Roman" w:hAnsi="Times New Roman" w:cs="Times New Roman" w:hint="eastAsia"/>
                <w:sz w:val="24"/>
              </w:rPr>
              <w:t>、學院、科系等條件查詢二手書，找到符合需求的書籍</w:t>
            </w:r>
            <w:r w:rsidRPr="0034463A">
              <w:rPr>
                <w:rFonts w:ascii="Times New Roman" w:hAnsi="Times New Roman" w:cs="Times New Roman" w:hint="eastAsia"/>
                <w:sz w:val="24"/>
              </w:rPr>
              <w:t> </w:t>
            </w:r>
          </w:p>
        </w:tc>
      </w:tr>
      <w:tr w:rsidR="001F3EBB" w:rsidRPr="001F3EBB" w14:paraId="2D94E7DD"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7EFFBB7C" w14:textId="51FF4CBA"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參與者</w:t>
            </w:r>
          </w:p>
        </w:tc>
        <w:tc>
          <w:tcPr>
            <w:tcW w:w="6058" w:type="dxa"/>
            <w:tcBorders>
              <w:top w:val="nil"/>
              <w:left w:val="nil"/>
              <w:bottom w:val="single" w:sz="6" w:space="0" w:color="auto"/>
              <w:right w:val="single" w:sz="6" w:space="0" w:color="auto"/>
            </w:tcBorders>
            <w:vAlign w:val="center"/>
            <w:hideMark/>
          </w:tcPr>
          <w:p w14:paraId="33C87DF5"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買家、系統</w:t>
            </w:r>
            <w:r w:rsidRPr="0034463A">
              <w:rPr>
                <w:rFonts w:ascii="Times New Roman" w:hAnsi="Times New Roman" w:cs="Times New Roman" w:hint="eastAsia"/>
                <w:sz w:val="24"/>
              </w:rPr>
              <w:t> </w:t>
            </w:r>
          </w:p>
        </w:tc>
      </w:tr>
      <w:tr w:rsidR="001F3EBB" w:rsidRPr="001F3EBB" w14:paraId="12C3AC28"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448FC42E" w14:textId="4A2F6598"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前置條件</w:t>
            </w:r>
          </w:p>
        </w:tc>
        <w:tc>
          <w:tcPr>
            <w:tcW w:w="6058" w:type="dxa"/>
            <w:tcBorders>
              <w:top w:val="nil"/>
              <w:left w:val="nil"/>
              <w:bottom w:val="single" w:sz="6" w:space="0" w:color="auto"/>
              <w:right w:val="single" w:sz="6" w:space="0" w:color="auto"/>
            </w:tcBorders>
            <w:vAlign w:val="center"/>
            <w:hideMark/>
          </w:tcPr>
          <w:p w14:paraId="5A65E9B5"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買家已進入查詢頁面</w:t>
            </w:r>
            <w:r w:rsidRPr="0034463A">
              <w:rPr>
                <w:rFonts w:ascii="Times New Roman" w:hAnsi="Times New Roman" w:cs="Times New Roman" w:hint="eastAsia"/>
                <w:sz w:val="24"/>
              </w:rPr>
              <w:t>(</w:t>
            </w:r>
            <w:r w:rsidRPr="0034463A">
              <w:rPr>
                <w:rFonts w:ascii="Times New Roman" w:hAnsi="Times New Roman" w:cs="Times New Roman" w:hint="eastAsia"/>
                <w:sz w:val="24"/>
              </w:rPr>
              <w:t>需先登入系統</w:t>
            </w:r>
            <w:r w:rsidRPr="0034463A">
              <w:rPr>
                <w:rFonts w:ascii="Times New Roman" w:hAnsi="Times New Roman" w:cs="Times New Roman" w:hint="eastAsia"/>
                <w:sz w:val="24"/>
              </w:rPr>
              <w:t>)</w:t>
            </w:r>
            <w:r w:rsidRPr="0034463A">
              <w:rPr>
                <w:rFonts w:ascii="Times New Roman" w:hAnsi="Times New Roman" w:cs="Times New Roman" w:hint="eastAsia"/>
                <w:sz w:val="24"/>
              </w:rPr>
              <w:t>、系統中已經有可以查詢的書籍資訊</w:t>
            </w:r>
            <w:r w:rsidRPr="0034463A">
              <w:rPr>
                <w:rFonts w:ascii="Times New Roman" w:hAnsi="Times New Roman" w:cs="Times New Roman" w:hint="eastAsia"/>
                <w:sz w:val="24"/>
              </w:rPr>
              <w:t> </w:t>
            </w:r>
          </w:p>
        </w:tc>
      </w:tr>
      <w:tr w:rsidR="001F3EBB" w:rsidRPr="001F3EBB" w14:paraId="054409B3"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77B0477B" w14:textId="175952E3"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使用案例描述</w:t>
            </w:r>
          </w:p>
        </w:tc>
        <w:tc>
          <w:tcPr>
            <w:tcW w:w="6058" w:type="dxa"/>
            <w:tcBorders>
              <w:top w:val="nil"/>
              <w:left w:val="nil"/>
              <w:bottom w:val="single" w:sz="6" w:space="0" w:color="auto"/>
              <w:right w:val="single" w:sz="6" w:space="0" w:color="auto"/>
            </w:tcBorders>
            <w:vAlign w:val="center"/>
            <w:hideMark/>
          </w:tcPr>
          <w:p w14:paraId="40B3286E"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1.</w:t>
            </w:r>
            <w:r w:rsidRPr="0034463A">
              <w:rPr>
                <w:rFonts w:ascii="Times New Roman" w:hAnsi="Times New Roman" w:cs="Times New Roman" w:hint="eastAsia"/>
                <w:sz w:val="24"/>
              </w:rPr>
              <w:t>買家登入系統並進入查詢頁面</w:t>
            </w:r>
            <w:r w:rsidRPr="0034463A">
              <w:rPr>
                <w:rFonts w:ascii="Times New Roman" w:hAnsi="Times New Roman" w:cs="Times New Roman" w:hint="eastAsia"/>
                <w:sz w:val="24"/>
              </w:rPr>
              <w:t> </w:t>
            </w:r>
          </w:p>
          <w:p w14:paraId="3422C96C"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2.</w:t>
            </w:r>
            <w:r w:rsidRPr="0034463A">
              <w:rPr>
                <w:rFonts w:ascii="Times New Roman" w:hAnsi="Times New Roman" w:cs="Times New Roman" w:hint="eastAsia"/>
                <w:sz w:val="24"/>
              </w:rPr>
              <w:t>買家輸入查詢條件</w:t>
            </w:r>
            <w:r w:rsidRPr="0034463A">
              <w:rPr>
                <w:rFonts w:ascii="Times New Roman" w:hAnsi="Times New Roman" w:cs="Times New Roman" w:hint="eastAsia"/>
                <w:sz w:val="24"/>
              </w:rPr>
              <w:t>(</w:t>
            </w:r>
            <w:r w:rsidRPr="0034463A">
              <w:rPr>
                <w:rFonts w:ascii="Times New Roman" w:hAnsi="Times New Roman" w:cs="Times New Roman" w:hint="eastAsia"/>
                <w:sz w:val="24"/>
              </w:rPr>
              <w:t>書名、作者、</w:t>
            </w:r>
            <w:r w:rsidRPr="0034463A">
              <w:rPr>
                <w:rFonts w:ascii="Times New Roman" w:hAnsi="Times New Roman" w:cs="Times New Roman" w:hint="eastAsia"/>
                <w:sz w:val="24"/>
              </w:rPr>
              <w:t>ISBN</w:t>
            </w:r>
            <w:r w:rsidRPr="0034463A">
              <w:rPr>
                <w:rFonts w:ascii="Times New Roman" w:hAnsi="Times New Roman" w:cs="Times New Roman" w:hint="eastAsia"/>
                <w:sz w:val="24"/>
              </w:rPr>
              <w:t>、學院、科系</w:t>
            </w:r>
            <w:r w:rsidRPr="0034463A">
              <w:rPr>
                <w:rFonts w:ascii="Times New Roman" w:hAnsi="Times New Roman" w:cs="Times New Roman" w:hint="eastAsia"/>
                <w:sz w:val="24"/>
              </w:rPr>
              <w:t>) </w:t>
            </w:r>
          </w:p>
          <w:p w14:paraId="3595F652"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3.</w:t>
            </w:r>
            <w:r w:rsidRPr="0034463A">
              <w:rPr>
                <w:rFonts w:ascii="Times New Roman" w:hAnsi="Times New Roman" w:cs="Times New Roman" w:hint="eastAsia"/>
                <w:sz w:val="24"/>
              </w:rPr>
              <w:t>系統檢索符合的結果</w:t>
            </w:r>
            <w:r w:rsidRPr="0034463A">
              <w:rPr>
                <w:rFonts w:ascii="Times New Roman" w:hAnsi="Times New Roman" w:cs="Times New Roman" w:hint="eastAsia"/>
                <w:sz w:val="24"/>
              </w:rPr>
              <w:t> </w:t>
            </w:r>
          </w:p>
          <w:p w14:paraId="55178992"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4.</w:t>
            </w:r>
            <w:r w:rsidRPr="0034463A">
              <w:rPr>
                <w:rFonts w:ascii="Times New Roman" w:hAnsi="Times New Roman" w:cs="Times New Roman" w:hint="eastAsia"/>
                <w:sz w:val="24"/>
              </w:rPr>
              <w:t>條件符合，返回符合的書籍列表並顯示關鍵資訊</w:t>
            </w:r>
            <w:r w:rsidRPr="0034463A">
              <w:rPr>
                <w:rFonts w:ascii="Times New Roman" w:hAnsi="Times New Roman" w:cs="Times New Roman" w:hint="eastAsia"/>
                <w:sz w:val="24"/>
              </w:rPr>
              <w:t> </w:t>
            </w:r>
          </w:p>
          <w:p w14:paraId="03058175"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5.</w:t>
            </w:r>
            <w:r w:rsidRPr="0034463A">
              <w:rPr>
                <w:rFonts w:ascii="Times New Roman" w:hAnsi="Times New Roman" w:cs="Times New Roman" w:hint="eastAsia"/>
                <w:sz w:val="24"/>
              </w:rPr>
              <w:t>買家查看書籍詳細資料，或進行下一步操作</w:t>
            </w:r>
            <w:r w:rsidRPr="0034463A">
              <w:rPr>
                <w:rFonts w:ascii="Times New Roman" w:hAnsi="Times New Roman" w:cs="Times New Roman" w:hint="eastAsia"/>
                <w:sz w:val="24"/>
              </w:rPr>
              <w:t>(</w:t>
            </w:r>
            <w:r w:rsidRPr="0034463A">
              <w:rPr>
                <w:rFonts w:ascii="Times New Roman" w:hAnsi="Times New Roman" w:cs="Times New Roman" w:hint="eastAsia"/>
                <w:sz w:val="24"/>
              </w:rPr>
              <w:t>加入收藏或購買</w:t>
            </w:r>
            <w:r w:rsidRPr="0034463A">
              <w:rPr>
                <w:rFonts w:ascii="Times New Roman" w:hAnsi="Times New Roman" w:cs="Times New Roman" w:hint="eastAsia"/>
                <w:sz w:val="24"/>
              </w:rPr>
              <w:t>) </w:t>
            </w:r>
          </w:p>
        </w:tc>
      </w:tr>
      <w:tr w:rsidR="001F3EBB" w:rsidRPr="001F3EBB" w14:paraId="61890375"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1E34C13E" w14:textId="58CD79B3"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處理結果</w:t>
            </w:r>
          </w:p>
        </w:tc>
        <w:tc>
          <w:tcPr>
            <w:tcW w:w="6058" w:type="dxa"/>
            <w:tcBorders>
              <w:top w:val="nil"/>
              <w:left w:val="nil"/>
              <w:bottom w:val="single" w:sz="6" w:space="0" w:color="auto"/>
              <w:right w:val="single" w:sz="6" w:space="0" w:color="auto"/>
            </w:tcBorders>
            <w:vAlign w:val="center"/>
            <w:hideMark/>
          </w:tcPr>
          <w:p w14:paraId="68E62E3F"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買家查詢到想要的書籍</w:t>
            </w:r>
            <w:r w:rsidRPr="0034463A">
              <w:rPr>
                <w:rFonts w:ascii="Times New Roman" w:hAnsi="Times New Roman" w:cs="Times New Roman" w:hint="eastAsia"/>
                <w:sz w:val="24"/>
              </w:rPr>
              <w:t> </w:t>
            </w:r>
          </w:p>
        </w:tc>
      </w:tr>
      <w:tr w:rsidR="001F3EBB" w:rsidRPr="001F3EBB" w14:paraId="4D701757" w14:textId="77777777" w:rsidTr="00371571">
        <w:trPr>
          <w:trHeight w:val="300"/>
        </w:trPr>
        <w:tc>
          <w:tcPr>
            <w:tcW w:w="2238" w:type="dxa"/>
            <w:tcBorders>
              <w:top w:val="nil"/>
              <w:left w:val="single" w:sz="6" w:space="0" w:color="auto"/>
              <w:bottom w:val="single" w:sz="6" w:space="0" w:color="auto"/>
              <w:right w:val="single" w:sz="6" w:space="0" w:color="auto"/>
            </w:tcBorders>
            <w:vAlign w:val="center"/>
            <w:hideMark/>
          </w:tcPr>
          <w:p w14:paraId="60569C7C" w14:textId="5DC29A72" w:rsidR="001F3EBB" w:rsidRPr="0034463A" w:rsidRDefault="001F3EBB" w:rsidP="001F3EBB">
            <w:pPr>
              <w:ind w:leftChars="0" w:left="0"/>
              <w:jc w:val="center"/>
              <w:rPr>
                <w:rFonts w:ascii="Times New Roman" w:hAnsi="Times New Roman" w:cs="Times New Roman"/>
                <w:sz w:val="24"/>
              </w:rPr>
            </w:pPr>
            <w:r w:rsidRPr="0034463A">
              <w:rPr>
                <w:rFonts w:ascii="Times New Roman" w:hAnsi="Times New Roman" w:cs="Times New Roman" w:hint="eastAsia"/>
                <w:b/>
                <w:sz w:val="24"/>
              </w:rPr>
              <w:t>例外</w:t>
            </w:r>
            <w:r w:rsidRPr="0034463A">
              <w:rPr>
                <w:rFonts w:ascii="Times New Roman" w:hAnsi="Times New Roman" w:cs="Times New Roman" w:hint="eastAsia"/>
                <w:b/>
                <w:sz w:val="24"/>
              </w:rPr>
              <w:t>/</w:t>
            </w:r>
            <w:r w:rsidRPr="0034463A">
              <w:rPr>
                <w:rFonts w:ascii="Times New Roman" w:hAnsi="Times New Roman" w:cs="Times New Roman" w:hint="eastAsia"/>
                <w:b/>
                <w:sz w:val="24"/>
              </w:rPr>
              <w:t>其他情況說明</w:t>
            </w:r>
          </w:p>
        </w:tc>
        <w:tc>
          <w:tcPr>
            <w:tcW w:w="6058" w:type="dxa"/>
            <w:tcBorders>
              <w:top w:val="nil"/>
              <w:left w:val="nil"/>
              <w:bottom w:val="single" w:sz="6" w:space="0" w:color="auto"/>
              <w:right w:val="single" w:sz="6" w:space="0" w:color="auto"/>
            </w:tcBorders>
            <w:vAlign w:val="center"/>
            <w:hideMark/>
          </w:tcPr>
          <w:p w14:paraId="75BE19FC"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如果買家沒登入，系統提示買家需先登入</w:t>
            </w:r>
            <w:r w:rsidRPr="0034463A">
              <w:rPr>
                <w:rFonts w:ascii="Times New Roman" w:hAnsi="Times New Roman" w:cs="Times New Roman" w:hint="eastAsia"/>
                <w:sz w:val="24"/>
              </w:rPr>
              <w:t> </w:t>
            </w:r>
          </w:p>
          <w:p w14:paraId="18F7C9B1"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lastRenderedPageBreak/>
              <w:t>如果買家輸入無效條件，系統提示買家重新輸入條件</w:t>
            </w:r>
            <w:r w:rsidRPr="0034463A">
              <w:rPr>
                <w:rFonts w:ascii="Times New Roman" w:hAnsi="Times New Roman" w:cs="Times New Roman" w:hint="eastAsia"/>
                <w:sz w:val="24"/>
              </w:rPr>
              <w:t> </w:t>
            </w:r>
          </w:p>
          <w:p w14:paraId="75014990" w14:textId="77777777" w:rsidR="001F3EBB" w:rsidRPr="0034463A" w:rsidRDefault="001F3EBB" w:rsidP="001F3EBB">
            <w:pPr>
              <w:ind w:leftChars="0" w:left="0"/>
              <w:jc w:val="both"/>
              <w:rPr>
                <w:rFonts w:ascii="Times New Roman" w:hAnsi="Times New Roman" w:cs="Times New Roman"/>
                <w:sz w:val="24"/>
              </w:rPr>
            </w:pPr>
            <w:r w:rsidRPr="0034463A">
              <w:rPr>
                <w:rFonts w:ascii="Times New Roman" w:hAnsi="Times New Roman" w:cs="Times New Roman" w:hint="eastAsia"/>
                <w:sz w:val="24"/>
              </w:rPr>
              <w:t>如果沒有符合條件的書籍，系統提示買家修改條件</w:t>
            </w:r>
            <w:r w:rsidRPr="0034463A">
              <w:rPr>
                <w:rFonts w:ascii="Times New Roman" w:hAnsi="Times New Roman" w:cs="Times New Roman" w:hint="eastAsia"/>
                <w:sz w:val="24"/>
              </w:rPr>
              <w:t> </w:t>
            </w:r>
          </w:p>
        </w:tc>
      </w:tr>
    </w:tbl>
    <w:p w14:paraId="4E921A93" w14:textId="1AFDA5B3" w:rsidR="00622CEC" w:rsidRPr="0034463A" w:rsidRDefault="00371571" w:rsidP="00127F13">
      <w:pPr>
        <w:ind w:leftChars="0" w:left="0"/>
        <w:rPr>
          <w:rFonts w:ascii="Times New Roman" w:hAnsi="Times New Roman" w:cs="Times New Roman"/>
        </w:rPr>
      </w:pPr>
      <w:r w:rsidRPr="00371571">
        <w:rPr>
          <w:rFonts w:ascii="Times New Roman" w:hAnsi="Times New Roman" w:cs="Times New Roman"/>
          <w:noProof/>
        </w:rPr>
        <w:lastRenderedPageBreak/>
        <w:drawing>
          <wp:inline distT="0" distB="0" distL="0" distR="0" wp14:anchorId="4EC0C82B" wp14:editId="3D199F36">
            <wp:extent cx="5278120" cy="3564255"/>
            <wp:effectExtent l="0" t="0" r="0" b="0"/>
            <wp:docPr id="5742482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48259" name=""/>
                    <pic:cNvPicPr/>
                  </pic:nvPicPr>
                  <pic:blipFill>
                    <a:blip r:embed="rId27"/>
                    <a:stretch>
                      <a:fillRect/>
                    </a:stretch>
                  </pic:blipFill>
                  <pic:spPr>
                    <a:xfrm>
                      <a:off x="0" y="0"/>
                      <a:ext cx="5278120" cy="3564255"/>
                    </a:xfrm>
                    <a:prstGeom prst="rect">
                      <a:avLst/>
                    </a:prstGeom>
                  </pic:spPr>
                </pic:pic>
              </a:graphicData>
            </a:graphic>
          </wp:inline>
        </w:drawing>
      </w:r>
    </w:p>
    <w:p w14:paraId="7187B1FA" w14:textId="653EBC8C" w:rsidR="00E421B3" w:rsidRPr="0019147C" w:rsidRDefault="00F2466D" w:rsidP="004551E7">
      <w:pPr>
        <w:pStyle w:val="affb"/>
        <w:rPr>
          <w:rStyle w:val="normaltextrun"/>
          <w:rFonts w:ascii="Times New Roman" w:hAnsi="Times New Roman" w:cs="Times New Roman"/>
        </w:rPr>
      </w:pPr>
      <w:bookmarkStart w:id="76" w:name="_Toc199499904"/>
      <w:r w:rsidRPr="0019147C">
        <w:rPr>
          <w:rFonts w:ascii="Times New Roman" w:hAnsi="Times New Roman" w:cs="Times New Roman"/>
        </w:rPr>
        <w:t>圖</w:t>
      </w:r>
      <w:r w:rsidR="00B23225" w:rsidRPr="0019147C">
        <w:rPr>
          <w:rFonts w:ascii="Times New Roman" w:eastAsia="Times New Roman Uni" w:hAnsi="Times New Roman" w:cs="Times New Roman"/>
        </w:rPr>
        <w:t>5</w:t>
      </w:r>
      <w:r w:rsidRPr="0019147C">
        <w:rPr>
          <w:rFonts w:ascii="Times New Roman" w:eastAsia="Times New Roman Uni" w:hAnsi="Times New Roman" w:cs="Times New Roman"/>
        </w:rPr>
        <w:t>-3</w:t>
      </w:r>
      <w:r w:rsidRPr="0019147C">
        <w:rPr>
          <w:rFonts w:ascii="Times New Roman" w:hAnsi="Times New Roman" w:cs="Times New Roman"/>
        </w:rPr>
        <w:t>：</w:t>
      </w:r>
      <w:r w:rsidRPr="0019147C">
        <w:rPr>
          <w:rStyle w:val="affc"/>
          <w:rFonts w:ascii="Times New Roman" w:hAnsi="Times New Roman" w:cs="Times New Roman"/>
        </w:rPr>
        <w:t>買家聯絡賣家功能</w:t>
      </w:r>
      <w:bookmarkEnd w:id="76"/>
      <w:r w:rsidR="00761B4A" w:rsidRPr="0019147C">
        <w:rPr>
          <w:rFonts w:ascii="Times New Roman" w:hAnsi="Times New Roman" w:cs="Times New Roman"/>
        </w:rPr>
        <w:br/>
      </w:r>
    </w:p>
    <w:p w14:paraId="4BFB292F" w14:textId="766BB5DF" w:rsidR="007B51CE" w:rsidRPr="00745541" w:rsidRDefault="007B51CE" w:rsidP="00376934">
      <w:pPr>
        <w:pStyle w:val="afd"/>
        <w:rPr>
          <w:rFonts w:cs="Times New Roman"/>
        </w:rPr>
      </w:pPr>
      <w:bookmarkStart w:id="77" w:name="_Toc198916109"/>
      <w:bookmarkStart w:id="78" w:name="_Toc199409506"/>
      <w:r w:rsidRPr="00745541">
        <w:rPr>
          <w:rStyle w:val="normaltextrun"/>
          <w:rFonts w:cs="Times New Roman"/>
        </w:rPr>
        <w:t>表</w:t>
      </w:r>
      <w:r w:rsidR="001301C2">
        <w:rPr>
          <w:rStyle w:val="normaltextrun"/>
          <w:rFonts w:cs="Times New Roman" w:hint="eastAsia"/>
        </w:rPr>
        <w:t>7</w:t>
      </w:r>
      <w:r w:rsidRPr="00745541">
        <w:rPr>
          <w:rStyle w:val="normaltextrun"/>
          <w:rFonts w:cs="Times New Roman"/>
        </w:rPr>
        <w:t>-3</w:t>
      </w:r>
      <w:r w:rsidRPr="00745541">
        <w:rPr>
          <w:rStyle w:val="normaltextrun"/>
          <w:rFonts w:cs="Times New Roman"/>
        </w:rPr>
        <w:t>：買家查詢功能</w:t>
      </w:r>
      <w:bookmarkEnd w:id="77"/>
      <w:bookmarkEnd w:id="78"/>
    </w:p>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7"/>
        <w:gridCol w:w="6053"/>
      </w:tblGrid>
      <w:tr w:rsidR="00E421B3" w:rsidRPr="00E421B3" w14:paraId="652633B9" w14:textId="77777777" w:rsidTr="001C548F">
        <w:trPr>
          <w:trHeight w:val="300"/>
        </w:trPr>
        <w:tc>
          <w:tcPr>
            <w:tcW w:w="2237" w:type="dxa"/>
            <w:tcBorders>
              <w:top w:val="single" w:sz="6" w:space="0" w:color="auto"/>
              <w:left w:val="single" w:sz="6" w:space="0" w:color="auto"/>
              <w:bottom w:val="single" w:sz="6" w:space="0" w:color="auto"/>
              <w:right w:val="single" w:sz="6" w:space="0" w:color="auto"/>
            </w:tcBorders>
            <w:vAlign w:val="center"/>
            <w:hideMark/>
          </w:tcPr>
          <w:p w14:paraId="110C7C14" w14:textId="6D4A03CA"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項目</w:t>
            </w:r>
          </w:p>
        </w:tc>
        <w:tc>
          <w:tcPr>
            <w:tcW w:w="6053" w:type="dxa"/>
            <w:tcBorders>
              <w:top w:val="single" w:sz="6" w:space="0" w:color="auto"/>
              <w:left w:val="nil"/>
              <w:bottom w:val="single" w:sz="6" w:space="0" w:color="auto"/>
              <w:right w:val="single" w:sz="6" w:space="0" w:color="auto"/>
            </w:tcBorders>
            <w:vAlign w:val="center"/>
            <w:hideMark/>
          </w:tcPr>
          <w:p w14:paraId="2700CF87" w14:textId="4B804B6D"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說明</w:t>
            </w:r>
          </w:p>
        </w:tc>
      </w:tr>
      <w:tr w:rsidR="00E421B3" w:rsidRPr="00E421B3" w14:paraId="182AEC79"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059B3D91" w14:textId="13DA8152"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使用案例名稱</w:t>
            </w:r>
          </w:p>
        </w:tc>
        <w:tc>
          <w:tcPr>
            <w:tcW w:w="6053" w:type="dxa"/>
            <w:tcBorders>
              <w:top w:val="nil"/>
              <w:left w:val="nil"/>
              <w:bottom w:val="single" w:sz="6" w:space="0" w:color="auto"/>
              <w:right w:val="single" w:sz="6" w:space="0" w:color="auto"/>
            </w:tcBorders>
            <w:vAlign w:val="center"/>
            <w:hideMark/>
          </w:tcPr>
          <w:p w14:paraId="2F9592BB" w14:textId="409FEFC5"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買家聯絡賣家功能</w:t>
            </w:r>
          </w:p>
        </w:tc>
      </w:tr>
      <w:tr w:rsidR="00E421B3" w:rsidRPr="00E421B3" w14:paraId="4293C3C4"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41BE9DF2" w14:textId="52BE2F42"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事件目標</w:t>
            </w:r>
          </w:p>
        </w:tc>
        <w:tc>
          <w:tcPr>
            <w:tcW w:w="6053" w:type="dxa"/>
            <w:tcBorders>
              <w:top w:val="nil"/>
              <w:left w:val="nil"/>
              <w:bottom w:val="single" w:sz="6" w:space="0" w:color="auto"/>
              <w:right w:val="single" w:sz="6" w:space="0" w:color="auto"/>
            </w:tcBorders>
            <w:vAlign w:val="center"/>
            <w:hideMark/>
          </w:tcPr>
          <w:p w14:paraId="48BE2B66" w14:textId="6527D6E2"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買家找到感興趣的書籍之後，聯絡賣家並進行購買流程的溝通</w:t>
            </w:r>
          </w:p>
        </w:tc>
      </w:tr>
      <w:tr w:rsidR="00E421B3" w:rsidRPr="00E421B3" w14:paraId="70BDC224"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39CA1CA1" w14:textId="446B891F"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參與者</w:t>
            </w:r>
          </w:p>
        </w:tc>
        <w:tc>
          <w:tcPr>
            <w:tcW w:w="6053" w:type="dxa"/>
            <w:tcBorders>
              <w:top w:val="nil"/>
              <w:left w:val="nil"/>
              <w:bottom w:val="single" w:sz="6" w:space="0" w:color="auto"/>
              <w:right w:val="single" w:sz="6" w:space="0" w:color="auto"/>
            </w:tcBorders>
            <w:vAlign w:val="center"/>
            <w:hideMark/>
          </w:tcPr>
          <w:p w14:paraId="19B931F2" w14:textId="6C784F1D"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買家、系統、賣家</w:t>
            </w:r>
          </w:p>
        </w:tc>
      </w:tr>
      <w:tr w:rsidR="00E421B3" w:rsidRPr="00E421B3" w14:paraId="76CACB78"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3ACDC5E1" w14:textId="5E7FF81B"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前置條件</w:t>
            </w:r>
          </w:p>
        </w:tc>
        <w:tc>
          <w:tcPr>
            <w:tcW w:w="6053" w:type="dxa"/>
            <w:tcBorders>
              <w:top w:val="nil"/>
              <w:left w:val="nil"/>
              <w:bottom w:val="single" w:sz="6" w:space="0" w:color="auto"/>
              <w:right w:val="single" w:sz="6" w:space="0" w:color="auto"/>
            </w:tcBorders>
            <w:vAlign w:val="center"/>
            <w:hideMark/>
          </w:tcPr>
          <w:p w14:paraId="032D2AAC" w14:textId="6E5E054A"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買家已登入系統、系統內有賣家的聯絡資訊、買家已選擇書籍</w:t>
            </w:r>
          </w:p>
        </w:tc>
      </w:tr>
      <w:tr w:rsidR="00E421B3" w:rsidRPr="00E421B3" w14:paraId="147A326E"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5CECA345" w14:textId="27FDCDC9"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使用案例描述</w:t>
            </w:r>
          </w:p>
        </w:tc>
        <w:tc>
          <w:tcPr>
            <w:tcW w:w="6053" w:type="dxa"/>
            <w:tcBorders>
              <w:top w:val="nil"/>
              <w:left w:val="nil"/>
              <w:bottom w:val="single" w:sz="6" w:space="0" w:color="auto"/>
              <w:right w:val="single" w:sz="6" w:space="0" w:color="auto"/>
            </w:tcBorders>
            <w:vAlign w:val="center"/>
            <w:hideMark/>
          </w:tcPr>
          <w:p w14:paraId="7D407564" w14:textId="4ECC730F"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1.</w:t>
            </w:r>
            <w:r w:rsidRPr="0034463A">
              <w:rPr>
                <w:rFonts w:ascii="Times New Roman" w:hAnsi="Times New Roman" w:cs="Times New Roman" w:hint="eastAsia"/>
                <w:sz w:val="24"/>
              </w:rPr>
              <w:t>買家登入系統並找到欲購買的書籍</w:t>
            </w:r>
          </w:p>
          <w:p w14:paraId="2CE469AD" w14:textId="1466D487"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2.</w:t>
            </w:r>
            <w:r w:rsidRPr="0034463A">
              <w:rPr>
                <w:rFonts w:ascii="Times New Roman" w:hAnsi="Times New Roman" w:cs="Times New Roman" w:hint="eastAsia"/>
                <w:sz w:val="24"/>
              </w:rPr>
              <w:t>買家使用系統內建私訊功能或以賣家提供的外部聯絡資訊</w:t>
            </w:r>
            <w:r w:rsidRPr="0034463A">
              <w:rPr>
                <w:rFonts w:ascii="Times New Roman" w:hAnsi="Times New Roman" w:cs="Times New Roman" w:hint="eastAsia"/>
                <w:sz w:val="24"/>
              </w:rPr>
              <w:t>(</w:t>
            </w:r>
            <w:r w:rsidRPr="0034463A">
              <w:rPr>
                <w:rFonts w:ascii="Times New Roman" w:hAnsi="Times New Roman" w:cs="Times New Roman" w:hint="eastAsia"/>
                <w:sz w:val="24"/>
              </w:rPr>
              <w:t>電子郵件或電話</w:t>
            </w:r>
            <w:r w:rsidRPr="0034463A">
              <w:rPr>
                <w:rFonts w:ascii="Times New Roman" w:hAnsi="Times New Roman" w:cs="Times New Roman" w:hint="eastAsia"/>
                <w:sz w:val="24"/>
              </w:rPr>
              <w:t>)</w:t>
            </w:r>
            <w:r w:rsidRPr="0034463A">
              <w:rPr>
                <w:rFonts w:ascii="Times New Roman" w:hAnsi="Times New Roman" w:cs="Times New Roman" w:hint="eastAsia"/>
                <w:sz w:val="24"/>
              </w:rPr>
              <w:t>去「聯絡賣家」</w:t>
            </w:r>
          </w:p>
          <w:p w14:paraId="51B6DE80" w14:textId="47F3FCDC"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3.</w:t>
            </w:r>
            <w:r w:rsidRPr="0034463A">
              <w:rPr>
                <w:rFonts w:ascii="Times New Roman" w:hAnsi="Times New Roman" w:cs="Times New Roman" w:hint="eastAsia"/>
                <w:sz w:val="24"/>
              </w:rPr>
              <w:t>買家選擇聯絡方式並填寫購買意向或數量，將訊息發送給賣家</w:t>
            </w:r>
          </w:p>
          <w:p w14:paraId="6F82A75E" w14:textId="76385823"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4.</w:t>
            </w:r>
            <w:r w:rsidRPr="0034463A">
              <w:rPr>
                <w:rFonts w:ascii="Times New Roman" w:hAnsi="Times New Roman" w:cs="Times New Roman" w:hint="eastAsia"/>
                <w:sz w:val="24"/>
              </w:rPr>
              <w:t>系統確認訊息已成功發送，通知賣家</w:t>
            </w:r>
          </w:p>
          <w:p w14:paraId="025BBD4F" w14:textId="6A9A3D35"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5.</w:t>
            </w:r>
            <w:r w:rsidRPr="0034463A">
              <w:rPr>
                <w:rFonts w:ascii="Times New Roman" w:hAnsi="Times New Roman" w:cs="Times New Roman" w:hint="eastAsia"/>
                <w:sz w:val="24"/>
              </w:rPr>
              <w:t>賣家接收訊息並與買家做進一步溝通</w:t>
            </w:r>
          </w:p>
        </w:tc>
      </w:tr>
      <w:tr w:rsidR="00E421B3" w:rsidRPr="00E421B3" w14:paraId="6119B9BF"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2EED5851" w14:textId="3A2B1C41"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t>處理結果</w:t>
            </w:r>
          </w:p>
        </w:tc>
        <w:tc>
          <w:tcPr>
            <w:tcW w:w="6053" w:type="dxa"/>
            <w:tcBorders>
              <w:top w:val="nil"/>
              <w:left w:val="nil"/>
              <w:bottom w:val="single" w:sz="6" w:space="0" w:color="auto"/>
              <w:right w:val="single" w:sz="6" w:space="0" w:color="auto"/>
            </w:tcBorders>
            <w:vAlign w:val="center"/>
            <w:hideMark/>
          </w:tcPr>
          <w:p w14:paraId="6261E84D" w14:textId="22E7C913"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買家完成聯絡，賣家成功收到買家的購買意向訊息並進一</w:t>
            </w:r>
            <w:r w:rsidRPr="0034463A">
              <w:rPr>
                <w:rFonts w:ascii="Times New Roman" w:hAnsi="Times New Roman" w:cs="Times New Roman" w:hint="eastAsia"/>
                <w:sz w:val="24"/>
              </w:rPr>
              <w:lastRenderedPageBreak/>
              <w:t>步溝通</w:t>
            </w:r>
          </w:p>
        </w:tc>
      </w:tr>
      <w:tr w:rsidR="00E421B3" w:rsidRPr="00E421B3" w14:paraId="6D46BE24" w14:textId="77777777" w:rsidTr="001C548F">
        <w:trPr>
          <w:trHeight w:val="300"/>
        </w:trPr>
        <w:tc>
          <w:tcPr>
            <w:tcW w:w="2237" w:type="dxa"/>
            <w:tcBorders>
              <w:top w:val="nil"/>
              <w:left w:val="single" w:sz="6" w:space="0" w:color="auto"/>
              <w:bottom w:val="single" w:sz="6" w:space="0" w:color="auto"/>
              <w:right w:val="single" w:sz="6" w:space="0" w:color="auto"/>
            </w:tcBorders>
            <w:vAlign w:val="center"/>
            <w:hideMark/>
          </w:tcPr>
          <w:p w14:paraId="32F7C42E" w14:textId="3119A11D" w:rsidR="00E421B3" w:rsidRPr="0034463A" w:rsidRDefault="00E421B3" w:rsidP="00E421B3">
            <w:pPr>
              <w:ind w:leftChars="0" w:left="0"/>
              <w:jc w:val="center"/>
              <w:rPr>
                <w:rFonts w:ascii="Times New Roman" w:hAnsi="Times New Roman" w:cs="Times New Roman"/>
                <w:sz w:val="24"/>
              </w:rPr>
            </w:pPr>
            <w:r w:rsidRPr="0034463A">
              <w:rPr>
                <w:rFonts w:ascii="Times New Roman" w:hAnsi="Times New Roman" w:cs="Times New Roman" w:hint="eastAsia"/>
                <w:b/>
                <w:sz w:val="24"/>
              </w:rPr>
              <w:lastRenderedPageBreak/>
              <w:t>例外</w:t>
            </w:r>
            <w:r w:rsidRPr="0034463A">
              <w:rPr>
                <w:rFonts w:ascii="Times New Roman" w:hAnsi="Times New Roman" w:cs="Times New Roman" w:hint="eastAsia"/>
                <w:b/>
                <w:sz w:val="24"/>
              </w:rPr>
              <w:t>/</w:t>
            </w:r>
            <w:r w:rsidRPr="0034463A">
              <w:rPr>
                <w:rFonts w:ascii="Times New Roman" w:hAnsi="Times New Roman" w:cs="Times New Roman" w:hint="eastAsia"/>
                <w:b/>
                <w:sz w:val="24"/>
              </w:rPr>
              <w:t>其他情況說明</w:t>
            </w:r>
          </w:p>
        </w:tc>
        <w:tc>
          <w:tcPr>
            <w:tcW w:w="6053" w:type="dxa"/>
            <w:tcBorders>
              <w:top w:val="nil"/>
              <w:left w:val="nil"/>
              <w:bottom w:val="single" w:sz="6" w:space="0" w:color="auto"/>
              <w:right w:val="single" w:sz="6" w:space="0" w:color="auto"/>
            </w:tcBorders>
            <w:vAlign w:val="center"/>
            <w:hideMark/>
          </w:tcPr>
          <w:p w14:paraId="662DF2D9" w14:textId="3F46ACC1"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如果買家沒登入，系統提示買家需先登入</w:t>
            </w:r>
          </w:p>
          <w:p w14:paraId="0BCA5C61" w14:textId="155E2C14" w:rsidR="00E421B3" w:rsidRPr="0034463A" w:rsidRDefault="00E421B3" w:rsidP="00E421B3">
            <w:pPr>
              <w:ind w:leftChars="0" w:left="0"/>
              <w:jc w:val="both"/>
              <w:rPr>
                <w:rFonts w:ascii="Times New Roman" w:hAnsi="Times New Roman" w:cs="Times New Roman"/>
                <w:sz w:val="24"/>
              </w:rPr>
            </w:pPr>
            <w:r w:rsidRPr="0034463A">
              <w:rPr>
                <w:rFonts w:ascii="Times New Roman" w:hAnsi="Times New Roman" w:cs="Times New Roman" w:hint="eastAsia"/>
                <w:sz w:val="24"/>
              </w:rPr>
              <w:t>如果賣家沒設置聯絡資訊，系統提示稍後再嘗試；買家可先收藏書籍，等待賣家更新聯絡資訊</w:t>
            </w:r>
          </w:p>
        </w:tc>
      </w:tr>
    </w:tbl>
    <w:p w14:paraId="043746DA" w14:textId="77777777" w:rsidR="005F3431" w:rsidRDefault="005F3431" w:rsidP="00E95116">
      <w:pPr>
        <w:pStyle w:val="afb"/>
        <w:ind w:leftChars="0" w:left="0"/>
        <w:rPr>
          <w:rFonts w:ascii="Times New Roman" w:eastAsiaTheme="majorEastAsia" w:hAnsi="Times New Roman" w:cs="Times New Roman"/>
          <w:sz w:val="28"/>
          <w:szCs w:val="28"/>
        </w:rPr>
      </w:pPr>
    </w:p>
    <w:p w14:paraId="4203B276" w14:textId="689055C5" w:rsidR="00BB24B5" w:rsidRPr="00453529" w:rsidRDefault="005F3431" w:rsidP="00B73E20">
      <w:pPr>
        <w:pStyle w:val="3"/>
        <w:ind w:left="1120"/>
      </w:pPr>
      <w:bookmarkStart w:id="79" w:name="_Toc199885113"/>
      <w:r>
        <w:rPr>
          <w:rFonts w:hint="eastAsia"/>
        </w:rPr>
        <w:t>管理員</w:t>
      </w:r>
      <w:bookmarkEnd w:id="79"/>
    </w:p>
    <w:p w14:paraId="11027921" w14:textId="77777777" w:rsidR="005F3431" w:rsidRDefault="005F3431" w:rsidP="005F3431">
      <w:pPr>
        <w:ind w:left="1680"/>
      </w:pPr>
    </w:p>
    <w:p w14:paraId="07621557" w14:textId="7266D3B4" w:rsidR="005F3431" w:rsidRPr="005F3431" w:rsidRDefault="005F3431" w:rsidP="000C3768">
      <w:pPr>
        <w:pStyle w:val="afd"/>
      </w:pPr>
      <w:bookmarkStart w:id="80" w:name="_Toc195504453"/>
      <w:bookmarkStart w:id="81" w:name="_Toc199409507"/>
      <w:r w:rsidRPr="00047337">
        <w:rPr>
          <w:rFonts w:hint="eastAsia"/>
        </w:rPr>
        <w:t>表</w:t>
      </w:r>
      <w:r w:rsidRPr="00047337">
        <w:t xml:space="preserve"> </w:t>
      </w:r>
      <w:r w:rsidR="00BC0C06">
        <w:rPr>
          <w:rFonts w:hint="eastAsia"/>
        </w:rPr>
        <w:t>8</w:t>
      </w:r>
      <w:r w:rsidRPr="00047337">
        <w:rPr>
          <w:rFonts w:hint="eastAsia"/>
        </w:rPr>
        <w:t>、功能需求－管理員</w:t>
      </w:r>
      <w:bookmarkEnd w:id="80"/>
      <w:bookmarkEnd w:id="81"/>
    </w:p>
    <w:tbl>
      <w:tblPr>
        <w:tblpPr w:leftFromText="180" w:rightFromText="180" w:vertAnchor="text" w:horzAnchor="margin" w:tblpXSpec="center" w:tblpY="152"/>
        <w:tblW w:w="5000" w:type="pct"/>
        <w:tblCellMar>
          <w:top w:w="15" w:type="dxa"/>
          <w:left w:w="15" w:type="dxa"/>
          <w:bottom w:w="15" w:type="dxa"/>
          <w:right w:w="15" w:type="dxa"/>
        </w:tblCellMar>
        <w:tblLook w:val="04A0" w:firstRow="1" w:lastRow="0" w:firstColumn="1" w:lastColumn="0" w:noHBand="0" w:noVBand="1"/>
      </w:tblPr>
      <w:tblGrid>
        <w:gridCol w:w="1408"/>
        <w:gridCol w:w="6884"/>
      </w:tblGrid>
      <w:tr w:rsidR="00E95116" w:rsidRPr="00BB24B5" w14:paraId="429DEB08" w14:textId="77777777" w:rsidTr="005F3431">
        <w:trPr>
          <w:trHeight w:val="447"/>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hideMark/>
          </w:tcPr>
          <w:p w14:paraId="6FB3FE67"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Cs w:val="24"/>
              </w:rPr>
            </w:pPr>
            <w:r w:rsidRPr="00BB24B5">
              <w:rPr>
                <w:rFonts w:ascii="新細明體" w:eastAsia="新細明體" w:hAnsi="新細明體" w:cs="新細明體" w:hint="eastAsia"/>
                <w:b/>
                <w:kern w:val="0"/>
                <w:szCs w:val="24"/>
              </w:rPr>
              <w:t>功能名稱</w:t>
            </w:r>
          </w:p>
        </w:tc>
        <w:tc>
          <w:tcPr>
            <w:tcW w:w="4151" w:type="pc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vAlign w:val="center"/>
          </w:tcPr>
          <w:p w14:paraId="6733A06A"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 w:val="24"/>
                <w:szCs w:val="24"/>
              </w:rPr>
            </w:pPr>
            <w:r w:rsidRPr="00BB24B5">
              <w:rPr>
                <w:rFonts w:ascii="新細明體" w:eastAsia="新細明體" w:hAnsi="新細明體" w:cs="新細明體"/>
                <w:b/>
                <w:kern w:val="0"/>
                <w:szCs w:val="24"/>
              </w:rPr>
              <w:t>功能說明</w:t>
            </w:r>
          </w:p>
        </w:tc>
      </w:tr>
      <w:tr w:rsidR="005F3431" w:rsidRPr="00BB24B5" w14:paraId="47307915" w14:textId="77777777" w:rsidTr="005F3431">
        <w:trPr>
          <w:trHeight w:val="460"/>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3F4E7AA8"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Cs w:val="24"/>
              </w:rPr>
            </w:pPr>
            <w:r w:rsidRPr="00BB24B5">
              <w:rPr>
                <w:rFonts w:ascii="新細明體" w:eastAsia="新細明體" w:hAnsi="新細明體" w:cs="新細明體" w:hint="eastAsia"/>
                <w:b/>
                <w:kern w:val="0"/>
                <w:szCs w:val="24"/>
              </w:rPr>
              <w:t>帳戶管理</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C45653" w14:textId="3872552D" w:rsidR="00E95116" w:rsidRPr="00BB24B5" w:rsidRDefault="002E626F" w:rsidP="004C728C">
            <w:pPr>
              <w:widowControl/>
              <w:spacing w:line="500" w:lineRule="exact"/>
              <w:ind w:leftChars="0" w:left="0"/>
              <w:jc w:val="both"/>
              <w:rPr>
                <w:rFonts w:ascii="新細明體" w:eastAsia="新細明體" w:hAnsi="新細明體" w:cs="新細明體"/>
                <w:kern w:val="0"/>
                <w:sz w:val="24"/>
                <w:szCs w:val="24"/>
              </w:rPr>
            </w:pPr>
            <w:r w:rsidRPr="002E626F">
              <w:rPr>
                <w:rFonts w:ascii="新細明體" w:eastAsia="新細明體" w:hAnsi="新細明體" w:cs="新細明體"/>
                <w:kern w:val="0"/>
                <w:sz w:val="24"/>
                <w:szCs w:val="24"/>
              </w:rPr>
              <w:t>驗證使用者是否為北護學生（學號驗證），設定不同使用者權限（如一般使用者、封鎖帳號、新增管理員等），確保系統安全性與帳號有效性。</w:t>
            </w:r>
          </w:p>
        </w:tc>
      </w:tr>
      <w:tr w:rsidR="005F3431" w:rsidRPr="00BB24B5" w14:paraId="6D631CA2" w14:textId="77777777" w:rsidTr="005F3431">
        <w:trPr>
          <w:trHeight w:val="20"/>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29A1E6AF"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Cs w:val="24"/>
              </w:rPr>
            </w:pPr>
            <w:r w:rsidRPr="00BB24B5">
              <w:rPr>
                <w:rFonts w:ascii="新細明體" w:eastAsia="新細明體" w:hAnsi="新細明體" w:cs="新細明體" w:hint="eastAsia"/>
                <w:b/>
                <w:kern w:val="0"/>
                <w:szCs w:val="24"/>
              </w:rPr>
              <w:t>書籍管理</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65FB37" w14:textId="1CB44DE3" w:rsidR="00E95116" w:rsidRPr="00BB24B5" w:rsidRDefault="004C728C" w:rsidP="004C728C">
            <w:pPr>
              <w:widowControl/>
              <w:spacing w:line="500" w:lineRule="exact"/>
              <w:ind w:leftChars="0" w:left="0"/>
              <w:jc w:val="both"/>
              <w:rPr>
                <w:rFonts w:ascii="新細明體" w:eastAsia="新細明體" w:hAnsi="新細明體" w:cs="新細明體"/>
                <w:kern w:val="0"/>
                <w:sz w:val="24"/>
                <w:szCs w:val="24"/>
              </w:rPr>
            </w:pPr>
            <w:r w:rsidRPr="004C728C">
              <w:rPr>
                <w:rFonts w:ascii="新細明體" w:eastAsia="新細明體" w:hAnsi="新細明體" w:cs="新細明體"/>
                <w:kern w:val="0"/>
                <w:sz w:val="24"/>
                <w:szCs w:val="24"/>
              </w:rPr>
              <w:t>審核上架書籍資訊，確保其內容完整、符合格式與平台規範（禁止廣告、違禁品等），如不符將通知賣家修改或拒絕上架，並可提示買家下架書籍。</w:t>
            </w:r>
          </w:p>
        </w:tc>
      </w:tr>
      <w:tr w:rsidR="005F3431" w:rsidRPr="00BB24B5" w14:paraId="7EB62B69" w14:textId="77777777" w:rsidTr="005F3431">
        <w:trPr>
          <w:trHeight w:val="14"/>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0E4E60C6"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Cs w:val="24"/>
              </w:rPr>
            </w:pPr>
            <w:r w:rsidRPr="00BB24B5">
              <w:rPr>
                <w:rFonts w:ascii="新細明體" w:eastAsia="新細明體" w:hAnsi="新細明體" w:cs="新細明體" w:hint="eastAsia"/>
                <w:b/>
                <w:kern w:val="0"/>
                <w:szCs w:val="24"/>
              </w:rPr>
              <w:t>維護系統</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E35163" w14:textId="44E8F61B" w:rsidR="00E95116" w:rsidRPr="00BB24B5" w:rsidRDefault="004C728C" w:rsidP="004C728C">
            <w:pPr>
              <w:widowControl/>
              <w:spacing w:line="500" w:lineRule="exact"/>
              <w:ind w:leftChars="0" w:left="0"/>
              <w:jc w:val="both"/>
              <w:rPr>
                <w:rFonts w:ascii="新細明體" w:eastAsia="新細明體" w:hAnsi="新細明體" w:cs="新細明體"/>
                <w:kern w:val="0"/>
                <w:sz w:val="24"/>
                <w:szCs w:val="24"/>
              </w:rPr>
            </w:pPr>
            <w:r w:rsidRPr="004C728C">
              <w:rPr>
                <w:rFonts w:ascii="新細明體" w:eastAsia="新細明體" w:hAnsi="新細明體" w:cs="新細明體"/>
                <w:kern w:val="0"/>
                <w:sz w:val="24"/>
                <w:szCs w:val="24"/>
              </w:rPr>
              <w:t>負責系統功能測試與故障排除，監控交易紀錄與聊天室是否正常運作，針對回饋表單的建議進行問題回覆與功能優化。</w:t>
            </w:r>
          </w:p>
        </w:tc>
      </w:tr>
      <w:tr w:rsidR="005F3431" w:rsidRPr="00BB24B5" w14:paraId="5BB786D0" w14:textId="77777777" w:rsidTr="005F3431">
        <w:trPr>
          <w:trHeight w:val="814"/>
        </w:trPr>
        <w:tc>
          <w:tcPr>
            <w:tcW w:w="849" w:type="pct"/>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vAlign w:val="center"/>
          </w:tcPr>
          <w:p w14:paraId="2DAC6371" w14:textId="77777777" w:rsidR="00E95116" w:rsidRPr="00BB24B5" w:rsidRDefault="00E95116" w:rsidP="00E95116">
            <w:pPr>
              <w:widowControl/>
              <w:spacing w:line="500" w:lineRule="exact"/>
              <w:ind w:leftChars="0" w:left="0"/>
              <w:jc w:val="center"/>
              <w:rPr>
                <w:rFonts w:ascii="新細明體" w:eastAsia="新細明體" w:hAnsi="新細明體" w:cs="新細明體"/>
                <w:b/>
                <w:kern w:val="0"/>
                <w:szCs w:val="24"/>
              </w:rPr>
            </w:pPr>
            <w:r w:rsidRPr="00BB24B5">
              <w:rPr>
                <w:rFonts w:ascii="新細明體" w:eastAsia="新細明體" w:hAnsi="新細明體" w:cs="新細明體" w:hint="eastAsia"/>
                <w:b/>
                <w:kern w:val="0"/>
                <w:szCs w:val="24"/>
              </w:rPr>
              <w:t>系統公告</w:t>
            </w:r>
          </w:p>
        </w:tc>
        <w:tc>
          <w:tcPr>
            <w:tcW w:w="41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6FA91D" w14:textId="74DAAB38" w:rsidR="00E95116" w:rsidRPr="00BB24B5" w:rsidRDefault="004C728C" w:rsidP="004C728C">
            <w:pPr>
              <w:widowControl/>
              <w:spacing w:line="500" w:lineRule="exact"/>
              <w:ind w:leftChars="0" w:left="0"/>
              <w:jc w:val="both"/>
              <w:rPr>
                <w:rFonts w:ascii="新細明體" w:eastAsia="新細明體" w:hAnsi="新細明體" w:cs="新細明體"/>
                <w:kern w:val="0"/>
                <w:sz w:val="24"/>
                <w:szCs w:val="24"/>
              </w:rPr>
            </w:pPr>
            <w:r w:rsidRPr="004C728C">
              <w:rPr>
                <w:rFonts w:ascii="新細明體" w:eastAsia="新細明體" w:hAnsi="新細明體" w:cs="新細明體"/>
                <w:kern w:val="0"/>
                <w:sz w:val="24"/>
                <w:szCs w:val="24"/>
              </w:rPr>
              <w:t>公布相關政策與公告，如書籍上架期限調整、功能更新、交易規則修改等，並發送系統通知給所有使用者，提升透明度與參與感。</w:t>
            </w:r>
          </w:p>
        </w:tc>
      </w:tr>
    </w:tbl>
    <w:p w14:paraId="5D1BC044" w14:textId="77777777" w:rsidR="00BB24B5" w:rsidRPr="00BB24B5" w:rsidRDefault="00BB24B5" w:rsidP="00E95116">
      <w:pPr>
        <w:pStyle w:val="afb"/>
        <w:ind w:leftChars="0" w:left="0"/>
        <w:rPr>
          <w:rFonts w:ascii="Times New Roman" w:eastAsiaTheme="majorEastAsia" w:hAnsi="Times New Roman" w:cs="Times New Roman"/>
          <w:sz w:val="28"/>
          <w:szCs w:val="28"/>
        </w:rPr>
      </w:pPr>
    </w:p>
    <w:p w14:paraId="37FE6BB8" w14:textId="07D95058" w:rsidR="00BB24B5" w:rsidRDefault="00BB24B5" w:rsidP="0076486A">
      <w:pPr>
        <w:pStyle w:val="afb"/>
        <w:ind w:leftChars="0" w:left="0"/>
        <w:jc w:val="center"/>
        <w:rPr>
          <w:rFonts w:ascii="Times New Roman" w:eastAsiaTheme="majorEastAsia" w:hAnsi="Times New Roman" w:cs="Times New Roman"/>
          <w:sz w:val="28"/>
          <w:szCs w:val="28"/>
        </w:rPr>
      </w:pPr>
      <w:r w:rsidRPr="0034463A">
        <w:rPr>
          <w:rFonts w:ascii="Times New Roman" w:hAnsi="Times New Roman" w:cs="Times New Roman"/>
          <w:b/>
          <w:noProof/>
          <w:color w:val="0070C0"/>
        </w:rPr>
        <w:lastRenderedPageBreak/>
        <w:drawing>
          <wp:inline distT="0" distB="0" distL="0" distR="0" wp14:anchorId="36EBF192" wp14:editId="149F5152">
            <wp:extent cx="5274310" cy="3977640"/>
            <wp:effectExtent l="0" t="0" r="0" b="0"/>
            <wp:docPr id="423407569" name="圖片 2" descr="一張含有 圖表, 文字, 行,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07569" name="圖片 2" descr="一張含有 圖表, 文字, 行, 圖畫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14:paraId="312DFD9C" w14:textId="145B06A0" w:rsidR="0039593A" w:rsidRPr="0019147C" w:rsidRDefault="00D66BD7" w:rsidP="004551E7">
      <w:pPr>
        <w:pStyle w:val="affb"/>
        <w:rPr>
          <w:rFonts w:ascii="Times New Roman" w:hAnsi="Times New Roman" w:cs="Times New Roman"/>
        </w:rPr>
      </w:pPr>
      <w:bookmarkStart w:id="82" w:name="_Toc199499905"/>
      <w:r w:rsidRPr="0019147C">
        <w:rPr>
          <w:rFonts w:ascii="Times New Roman" w:hAnsi="Times New Roman" w:cs="Times New Roman"/>
        </w:rPr>
        <w:t>圖</w:t>
      </w:r>
      <w:r w:rsidR="00B23225" w:rsidRPr="0019147C">
        <w:rPr>
          <w:rFonts w:ascii="Times New Roman" w:hAnsi="Times New Roman" w:cs="Times New Roman"/>
        </w:rPr>
        <w:t>6</w:t>
      </w:r>
      <w:r w:rsidR="0005401F" w:rsidRPr="0019147C">
        <w:rPr>
          <w:rFonts w:ascii="Times New Roman" w:hAnsi="Times New Roman" w:cs="Times New Roman"/>
        </w:rPr>
        <w:t>-1</w:t>
      </w:r>
      <w:r w:rsidR="0039593A" w:rsidRPr="0019147C">
        <w:rPr>
          <w:rFonts w:ascii="Times New Roman" w:hAnsi="Times New Roman" w:cs="Times New Roman"/>
        </w:rPr>
        <w:t>：回饋表單與系統公告</w:t>
      </w:r>
      <w:bookmarkEnd w:id="82"/>
    </w:p>
    <w:p w14:paraId="15068821" w14:textId="77777777" w:rsidR="00EE1F39" w:rsidRPr="0034463A" w:rsidRDefault="00EE1F39" w:rsidP="00CE263D">
      <w:pPr>
        <w:ind w:leftChars="0" w:left="0"/>
        <w:jc w:val="center"/>
        <w:rPr>
          <w:rFonts w:ascii="Times New Roman" w:hAnsi="Times New Roman" w:cs="Times New Roman"/>
        </w:rPr>
      </w:pPr>
    </w:p>
    <w:p w14:paraId="564774DF" w14:textId="5B295CEC" w:rsidR="00D27EE9" w:rsidRPr="00745541" w:rsidRDefault="000659EA" w:rsidP="00376934">
      <w:pPr>
        <w:pStyle w:val="afd"/>
        <w:rPr>
          <w:rFonts w:cs="Times New Roman"/>
        </w:rPr>
      </w:pPr>
      <w:bookmarkStart w:id="83" w:name="_Toc198916110"/>
      <w:bookmarkStart w:id="84" w:name="_Toc199409508"/>
      <w:r w:rsidRPr="00745541">
        <w:rPr>
          <w:rFonts w:cs="Times New Roman"/>
        </w:rPr>
        <w:t>表</w:t>
      </w:r>
      <w:r w:rsidR="00BC0C06">
        <w:rPr>
          <w:rFonts w:cs="Times New Roman" w:hint="eastAsia"/>
        </w:rPr>
        <w:t>9</w:t>
      </w:r>
      <w:r w:rsidRPr="00745541">
        <w:rPr>
          <w:rFonts w:cs="Times New Roman"/>
        </w:rPr>
        <w:t>-1</w:t>
      </w:r>
      <w:r w:rsidRPr="00745541">
        <w:rPr>
          <w:rFonts w:cs="Times New Roman"/>
        </w:rPr>
        <w:t>：回饋表單與系統公告</w:t>
      </w:r>
      <w:bookmarkEnd w:id="83"/>
      <w:bookmarkEnd w:id="84"/>
    </w:p>
    <w:tbl>
      <w:tblPr>
        <w:tblW w:w="8359" w:type="dxa"/>
        <w:tblCellMar>
          <w:left w:w="28" w:type="dxa"/>
          <w:right w:w="28" w:type="dxa"/>
        </w:tblCellMar>
        <w:tblLook w:val="04A0" w:firstRow="1" w:lastRow="0" w:firstColumn="1" w:lastColumn="0" w:noHBand="0" w:noVBand="1"/>
      </w:tblPr>
      <w:tblGrid>
        <w:gridCol w:w="2263"/>
        <w:gridCol w:w="6096"/>
      </w:tblGrid>
      <w:tr w:rsidR="00B90926" w:rsidRPr="00B90926" w14:paraId="10013E2A" w14:textId="77777777" w:rsidTr="00706A66">
        <w:trPr>
          <w:trHeight w:val="360"/>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0E5B858D" w14:textId="77777777" w:rsidR="00B90926" w:rsidRPr="00B90926" w:rsidRDefault="00B90926" w:rsidP="00B90926">
            <w:pPr>
              <w:ind w:leftChars="0" w:left="0"/>
              <w:jc w:val="center"/>
              <w:rPr>
                <w:rFonts w:ascii="Times New Roman" w:hAnsi="Times New Roman" w:cs="Times New Roman"/>
                <w:b/>
                <w:sz w:val="24"/>
                <w:szCs w:val="24"/>
              </w:rPr>
            </w:pPr>
            <w:r w:rsidRPr="00B90926">
              <w:rPr>
                <w:rFonts w:ascii="Times New Roman" w:hAnsi="Times New Roman" w:cs="Times New Roman" w:hint="eastAsia"/>
                <w:b/>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681F3355" w14:textId="77777777" w:rsidR="00B90926" w:rsidRPr="00B90926" w:rsidRDefault="00B90926" w:rsidP="00B90926">
            <w:pPr>
              <w:ind w:leftChars="0" w:left="0"/>
              <w:jc w:val="center"/>
              <w:rPr>
                <w:rFonts w:ascii="Times New Roman" w:hAnsi="Times New Roman" w:cs="Times New Roman"/>
                <w:b/>
                <w:sz w:val="24"/>
                <w:szCs w:val="24"/>
              </w:rPr>
            </w:pPr>
            <w:r w:rsidRPr="00B90926">
              <w:rPr>
                <w:rFonts w:ascii="Times New Roman" w:hAnsi="Times New Roman" w:cs="Times New Roman" w:hint="eastAsia"/>
                <w:b/>
                <w:sz w:val="24"/>
                <w:szCs w:val="24"/>
              </w:rPr>
              <w:t>說明</w:t>
            </w:r>
          </w:p>
        </w:tc>
      </w:tr>
      <w:tr w:rsidR="00B90926" w:rsidRPr="00B90926" w14:paraId="382637FE"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1ABA9585"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使用案例名稱</w:t>
            </w:r>
          </w:p>
        </w:tc>
        <w:tc>
          <w:tcPr>
            <w:tcW w:w="6096" w:type="dxa"/>
            <w:tcBorders>
              <w:top w:val="nil"/>
              <w:left w:val="nil"/>
              <w:bottom w:val="single" w:sz="4" w:space="0" w:color="auto"/>
              <w:right w:val="single" w:sz="4" w:space="0" w:color="auto"/>
            </w:tcBorders>
            <w:noWrap/>
            <w:vAlign w:val="center"/>
          </w:tcPr>
          <w:p w14:paraId="0306D501"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回饋表單與系統公告</w:t>
            </w:r>
          </w:p>
        </w:tc>
      </w:tr>
      <w:tr w:rsidR="00B90926" w:rsidRPr="00B90926" w14:paraId="6637EA64"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2D3EE0B2"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事件目標</w:t>
            </w:r>
          </w:p>
        </w:tc>
        <w:tc>
          <w:tcPr>
            <w:tcW w:w="6096" w:type="dxa"/>
            <w:tcBorders>
              <w:top w:val="nil"/>
              <w:left w:val="nil"/>
              <w:bottom w:val="single" w:sz="4" w:space="0" w:color="auto"/>
              <w:right w:val="single" w:sz="4" w:space="0" w:color="auto"/>
            </w:tcBorders>
            <w:noWrap/>
            <w:vAlign w:val="center"/>
          </w:tcPr>
          <w:p w14:paraId="603ED9D7"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使系統更加完善、告知使用者系統更新內容</w:t>
            </w:r>
          </w:p>
        </w:tc>
      </w:tr>
      <w:tr w:rsidR="00B90926" w:rsidRPr="00B90926" w14:paraId="4ADE37A7"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0A27DDA4"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參與者</w:t>
            </w:r>
          </w:p>
        </w:tc>
        <w:tc>
          <w:tcPr>
            <w:tcW w:w="6096" w:type="dxa"/>
            <w:tcBorders>
              <w:top w:val="nil"/>
              <w:left w:val="nil"/>
              <w:bottom w:val="single" w:sz="4" w:space="0" w:color="auto"/>
              <w:right w:val="single" w:sz="4" w:space="0" w:color="auto"/>
            </w:tcBorders>
            <w:noWrap/>
            <w:vAlign w:val="center"/>
          </w:tcPr>
          <w:p w14:paraId="366E91DA"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買家、賣家、管理員</w:t>
            </w:r>
          </w:p>
        </w:tc>
      </w:tr>
      <w:tr w:rsidR="00B90926" w:rsidRPr="00B90926" w14:paraId="0461BCFD"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4A09EB3E"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前置條件</w:t>
            </w:r>
          </w:p>
        </w:tc>
        <w:tc>
          <w:tcPr>
            <w:tcW w:w="6096" w:type="dxa"/>
            <w:tcBorders>
              <w:top w:val="nil"/>
              <w:left w:val="nil"/>
              <w:bottom w:val="single" w:sz="4" w:space="0" w:color="auto"/>
              <w:right w:val="single" w:sz="4" w:space="0" w:color="auto"/>
            </w:tcBorders>
            <w:noWrap/>
            <w:vAlign w:val="center"/>
          </w:tcPr>
          <w:p w14:paraId="799280BD"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登入系統</w:t>
            </w:r>
          </w:p>
        </w:tc>
      </w:tr>
      <w:tr w:rsidR="00B90926" w:rsidRPr="00B90926" w14:paraId="16BC2F25"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349BDFCC"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使用案例描述</w:t>
            </w:r>
          </w:p>
        </w:tc>
        <w:tc>
          <w:tcPr>
            <w:tcW w:w="6096" w:type="dxa"/>
            <w:tcBorders>
              <w:top w:val="nil"/>
              <w:left w:val="nil"/>
              <w:bottom w:val="single" w:sz="4" w:space="0" w:color="auto"/>
              <w:right w:val="single" w:sz="4" w:space="0" w:color="auto"/>
            </w:tcBorders>
            <w:noWrap/>
            <w:vAlign w:val="center"/>
          </w:tcPr>
          <w:p w14:paraId="5AE55D30" w14:textId="77777777" w:rsidR="00B90926" w:rsidRPr="00B90926" w:rsidRDefault="00B90926" w:rsidP="00F27071">
            <w:pPr>
              <w:numPr>
                <w:ilvl w:val="0"/>
                <w:numId w:val="15"/>
              </w:numPr>
              <w:ind w:leftChars="0"/>
              <w:rPr>
                <w:rFonts w:ascii="Times New Roman" w:hAnsi="Times New Roman" w:cs="Times New Roman"/>
                <w:sz w:val="24"/>
                <w:szCs w:val="24"/>
              </w:rPr>
            </w:pPr>
            <w:r w:rsidRPr="00B90926">
              <w:rPr>
                <w:rFonts w:ascii="Times New Roman" w:hAnsi="Times New Roman" w:cs="Times New Roman" w:hint="eastAsia"/>
                <w:sz w:val="24"/>
                <w:szCs w:val="24"/>
              </w:rPr>
              <w:t>使用者發現系統使用不方便的地方</w:t>
            </w:r>
          </w:p>
          <w:p w14:paraId="2C34F09A" w14:textId="77777777" w:rsidR="00B90926" w:rsidRPr="00B90926" w:rsidRDefault="00B90926" w:rsidP="00F27071">
            <w:pPr>
              <w:numPr>
                <w:ilvl w:val="0"/>
                <w:numId w:val="15"/>
              </w:numPr>
              <w:ind w:leftChars="0"/>
              <w:rPr>
                <w:rFonts w:ascii="Times New Roman" w:hAnsi="Times New Roman" w:cs="Times New Roman"/>
                <w:sz w:val="24"/>
                <w:szCs w:val="24"/>
              </w:rPr>
            </w:pPr>
            <w:r w:rsidRPr="00B90926">
              <w:rPr>
                <w:rFonts w:ascii="Times New Roman" w:hAnsi="Times New Roman" w:cs="Times New Roman" w:hint="eastAsia"/>
                <w:sz w:val="24"/>
                <w:szCs w:val="24"/>
              </w:rPr>
              <w:t>填寫回饋表單</w:t>
            </w:r>
          </w:p>
          <w:p w14:paraId="05FF0895" w14:textId="77777777" w:rsidR="00B90926" w:rsidRPr="00B90926" w:rsidRDefault="00B90926" w:rsidP="00F27071">
            <w:pPr>
              <w:numPr>
                <w:ilvl w:val="0"/>
                <w:numId w:val="15"/>
              </w:numPr>
              <w:ind w:leftChars="0"/>
              <w:rPr>
                <w:rFonts w:ascii="Times New Roman" w:hAnsi="Times New Roman" w:cs="Times New Roman"/>
                <w:sz w:val="24"/>
                <w:szCs w:val="24"/>
              </w:rPr>
            </w:pPr>
            <w:r w:rsidRPr="00B90926">
              <w:rPr>
                <w:rFonts w:ascii="Times New Roman" w:hAnsi="Times New Roman" w:cs="Times New Roman" w:hint="eastAsia"/>
                <w:sz w:val="24"/>
                <w:szCs w:val="24"/>
              </w:rPr>
              <w:t>管理員收到回饋表單</w:t>
            </w:r>
          </w:p>
          <w:p w14:paraId="23F8FE4B" w14:textId="77777777" w:rsidR="00B90926" w:rsidRPr="00B90926" w:rsidRDefault="00B90926" w:rsidP="00F27071">
            <w:pPr>
              <w:numPr>
                <w:ilvl w:val="0"/>
                <w:numId w:val="15"/>
              </w:numPr>
              <w:ind w:leftChars="0"/>
              <w:rPr>
                <w:rFonts w:ascii="Times New Roman" w:hAnsi="Times New Roman" w:cs="Times New Roman"/>
                <w:sz w:val="24"/>
                <w:szCs w:val="24"/>
              </w:rPr>
            </w:pPr>
            <w:r w:rsidRPr="00B90926">
              <w:rPr>
                <w:rFonts w:ascii="Times New Roman" w:hAnsi="Times New Roman" w:cs="Times New Roman" w:hint="eastAsia"/>
                <w:sz w:val="24"/>
                <w:szCs w:val="24"/>
              </w:rPr>
              <w:t>調整系統</w:t>
            </w:r>
          </w:p>
          <w:p w14:paraId="224045A2" w14:textId="77777777" w:rsidR="00B90926" w:rsidRPr="00B90926" w:rsidRDefault="00B90926" w:rsidP="00F27071">
            <w:pPr>
              <w:numPr>
                <w:ilvl w:val="0"/>
                <w:numId w:val="15"/>
              </w:numPr>
              <w:ind w:leftChars="0"/>
              <w:rPr>
                <w:rFonts w:ascii="Times New Roman" w:hAnsi="Times New Roman" w:cs="Times New Roman"/>
                <w:sz w:val="24"/>
                <w:szCs w:val="24"/>
              </w:rPr>
            </w:pPr>
            <w:r w:rsidRPr="00B90926">
              <w:rPr>
                <w:rFonts w:ascii="Times New Roman" w:hAnsi="Times New Roman" w:cs="Times New Roman" w:hint="eastAsia"/>
                <w:sz w:val="24"/>
                <w:szCs w:val="24"/>
              </w:rPr>
              <w:t>公告版本更新</w:t>
            </w:r>
          </w:p>
        </w:tc>
      </w:tr>
      <w:tr w:rsidR="00B90926" w:rsidRPr="00B90926" w14:paraId="1F6CD52A"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4C69695F"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處理結果</w:t>
            </w:r>
          </w:p>
        </w:tc>
        <w:tc>
          <w:tcPr>
            <w:tcW w:w="6096" w:type="dxa"/>
            <w:tcBorders>
              <w:top w:val="nil"/>
              <w:left w:val="nil"/>
              <w:bottom w:val="single" w:sz="4" w:space="0" w:color="auto"/>
              <w:right w:val="single" w:sz="4" w:space="0" w:color="auto"/>
            </w:tcBorders>
            <w:noWrap/>
            <w:vAlign w:val="center"/>
          </w:tcPr>
          <w:p w14:paraId="02FC2D91"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使系統使用起來更貼合使用者需求</w:t>
            </w:r>
          </w:p>
        </w:tc>
      </w:tr>
      <w:tr w:rsidR="00B90926" w:rsidRPr="00B90926" w14:paraId="5439A593" w14:textId="77777777" w:rsidTr="00706A66">
        <w:trPr>
          <w:trHeight w:val="1080"/>
        </w:trPr>
        <w:tc>
          <w:tcPr>
            <w:tcW w:w="2263" w:type="dxa"/>
            <w:tcBorders>
              <w:top w:val="nil"/>
              <w:left w:val="single" w:sz="4" w:space="0" w:color="auto"/>
              <w:bottom w:val="single" w:sz="4" w:space="0" w:color="auto"/>
              <w:right w:val="single" w:sz="4" w:space="0" w:color="auto"/>
            </w:tcBorders>
            <w:noWrap/>
            <w:vAlign w:val="center"/>
            <w:hideMark/>
          </w:tcPr>
          <w:p w14:paraId="2D3A7CA9" w14:textId="77777777" w:rsidR="00B90926" w:rsidRPr="00B90926" w:rsidRDefault="00B90926" w:rsidP="00C51737">
            <w:pPr>
              <w:ind w:leftChars="0" w:left="0"/>
              <w:rPr>
                <w:rFonts w:ascii="Times New Roman" w:hAnsi="Times New Roman" w:cs="Times New Roman"/>
                <w:b/>
                <w:sz w:val="24"/>
                <w:szCs w:val="24"/>
              </w:rPr>
            </w:pPr>
            <w:r w:rsidRPr="00B90926">
              <w:rPr>
                <w:rFonts w:ascii="Times New Roman" w:hAnsi="Times New Roman" w:cs="Times New Roman" w:hint="eastAsia"/>
                <w:b/>
                <w:sz w:val="24"/>
                <w:szCs w:val="24"/>
              </w:rPr>
              <w:t>例外</w:t>
            </w:r>
            <w:r w:rsidRPr="00B90926">
              <w:rPr>
                <w:rFonts w:ascii="Times New Roman" w:hAnsi="Times New Roman" w:cs="Times New Roman" w:hint="eastAsia"/>
                <w:b/>
                <w:sz w:val="24"/>
                <w:szCs w:val="24"/>
              </w:rPr>
              <w:t>/</w:t>
            </w:r>
            <w:r w:rsidRPr="00B90926">
              <w:rPr>
                <w:rFonts w:ascii="Times New Roman" w:hAnsi="Times New Roman" w:cs="Times New Roman" w:hint="eastAsia"/>
                <w:b/>
                <w:sz w:val="24"/>
                <w:szCs w:val="24"/>
              </w:rPr>
              <w:t>其他情況說明</w:t>
            </w:r>
          </w:p>
        </w:tc>
        <w:tc>
          <w:tcPr>
            <w:tcW w:w="6096" w:type="dxa"/>
            <w:tcBorders>
              <w:top w:val="nil"/>
              <w:left w:val="nil"/>
              <w:bottom w:val="single" w:sz="4" w:space="0" w:color="auto"/>
              <w:right w:val="single" w:sz="4" w:space="0" w:color="auto"/>
            </w:tcBorders>
            <w:vAlign w:val="center"/>
          </w:tcPr>
          <w:p w14:paraId="37CD260E" w14:textId="77777777" w:rsidR="00B90926" w:rsidRPr="00B90926" w:rsidRDefault="00B90926" w:rsidP="00C51737">
            <w:pPr>
              <w:ind w:leftChars="0" w:left="0"/>
              <w:rPr>
                <w:rFonts w:ascii="Times New Roman" w:hAnsi="Times New Roman" w:cs="Times New Roman"/>
                <w:sz w:val="24"/>
                <w:szCs w:val="24"/>
              </w:rPr>
            </w:pPr>
            <w:r w:rsidRPr="00B90926">
              <w:rPr>
                <w:rFonts w:ascii="Times New Roman" w:hAnsi="Times New Roman" w:cs="Times New Roman" w:hint="eastAsia"/>
                <w:sz w:val="24"/>
                <w:szCs w:val="24"/>
              </w:rPr>
              <w:t>管理員可以選擇是否一定要照使用者的需求更改系統</w:t>
            </w:r>
          </w:p>
        </w:tc>
      </w:tr>
    </w:tbl>
    <w:p w14:paraId="24C9B96C" w14:textId="77777777" w:rsidR="000659EA" w:rsidRDefault="00362F9D" w:rsidP="000659EA">
      <w:pPr>
        <w:ind w:leftChars="0" w:left="0"/>
        <w:jc w:val="center"/>
        <w:rPr>
          <w:rFonts w:ascii="Times New Roman" w:hAnsi="Times New Roman" w:cs="Times New Roman"/>
        </w:rPr>
      </w:pPr>
      <w:r w:rsidRPr="0034463A">
        <w:rPr>
          <w:rFonts w:ascii="Times New Roman" w:hAnsi="Times New Roman" w:cs="Times New Roman"/>
          <w:noProof/>
        </w:rPr>
        <w:lastRenderedPageBreak/>
        <w:drawing>
          <wp:inline distT="0" distB="0" distL="0" distR="0" wp14:anchorId="2C03567C" wp14:editId="2B230D56">
            <wp:extent cx="5274310" cy="3977640"/>
            <wp:effectExtent l="0" t="0" r="0" b="0"/>
            <wp:docPr id="141441398" name="圖片 3"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1398" name="圖片 3" descr="一張含有 文字, 圖表, 行, 方案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14:paraId="753762DA" w14:textId="7BC3509C" w:rsidR="0003775A" w:rsidRPr="0019147C" w:rsidRDefault="00D66BD7" w:rsidP="00B30AF8">
      <w:pPr>
        <w:ind w:leftChars="0" w:left="0"/>
        <w:jc w:val="center"/>
        <w:rPr>
          <w:rFonts w:ascii="Times New Roman" w:hAnsi="Times New Roman" w:cs="Times New Roman"/>
        </w:rPr>
      </w:pPr>
      <w:r w:rsidRPr="0019147C">
        <w:rPr>
          <w:rFonts w:ascii="Times New Roman" w:hAnsi="Times New Roman" w:cs="Times New Roman"/>
        </w:rPr>
        <w:t>圖</w:t>
      </w:r>
      <w:r w:rsidR="0019147C" w:rsidRPr="0019147C">
        <w:rPr>
          <w:rFonts w:ascii="Times New Roman" w:hAnsi="Times New Roman" w:cs="Times New Roman"/>
        </w:rPr>
        <w:t>6</w:t>
      </w:r>
      <w:r w:rsidR="0005401F" w:rsidRPr="0019147C">
        <w:rPr>
          <w:rFonts w:ascii="Times New Roman" w:hAnsi="Times New Roman" w:cs="Times New Roman"/>
        </w:rPr>
        <w:t>-2</w:t>
      </w:r>
      <w:r w:rsidR="0003775A" w:rsidRPr="0019147C">
        <w:rPr>
          <w:rFonts w:ascii="Times New Roman" w:hAnsi="Times New Roman" w:cs="Times New Roman"/>
        </w:rPr>
        <w:t>：上架書籍、更新書籍狀態</w:t>
      </w:r>
    </w:p>
    <w:p w14:paraId="68D8318A" w14:textId="3DE4B3DB" w:rsidR="0003775A" w:rsidRPr="0034463A" w:rsidRDefault="0003775A" w:rsidP="00A0389F">
      <w:pPr>
        <w:ind w:leftChars="0" w:left="0"/>
        <w:jc w:val="center"/>
        <w:rPr>
          <w:rFonts w:ascii="Times New Roman" w:hAnsi="Times New Roman" w:cs="Times New Roman"/>
          <w:b/>
          <w:color w:val="000000"/>
          <w:kern w:val="0"/>
        </w:rPr>
      </w:pPr>
    </w:p>
    <w:p w14:paraId="7861BC89" w14:textId="650AC681" w:rsidR="0003775A" w:rsidRPr="00745541" w:rsidRDefault="0003775A" w:rsidP="00376934">
      <w:pPr>
        <w:pStyle w:val="afd"/>
        <w:rPr>
          <w:rFonts w:cs="Times New Roman"/>
        </w:rPr>
      </w:pPr>
      <w:bookmarkStart w:id="85" w:name="_Toc198916111"/>
      <w:bookmarkStart w:id="86" w:name="_Toc199409509"/>
      <w:r w:rsidRPr="00745541">
        <w:rPr>
          <w:rFonts w:cs="Times New Roman"/>
        </w:rPr>
        <w:t>表</w:t>
      </w:r>
      <w:r w:rsidR="00BC0C06">
        <w:rPr>
          <w:rFonts w:cs="Times New Roman" w:hint="eastAsia"/>
        </w:rPr>
        <w:t>9</w:t>
      </w:r>
      <w:r w:rsidRPr="00745541">
        <w:rPr>
          <w:rFonts w:cs="Times New Roman"/>
        </w:rPr>
        <w:t>-2</w:t>
      </w:r>
      <w:r w:rsidRPr="00745541">
        <w:rPr>
          <w:rFonts w:cs="Times New Roman"/>
        </w:rPr>
        <w:t>：上架書籍、更新書籍狀態</w:t>
      </w:r>
      <w:bookmarkEnd w:id="85"/>
      <w:bookmarkEnd w:id="86"/>
    </w:p>
    <w:tbl>
      <w:tblPr>
        <w:tblW w:w="8359" w:type="dxa"/>
        <w:jc w:val="center"/>
        <w:tblCellMar>
          <w:left w:w="28" w:type="dxa"/>
          <w:right w:w="28" w:type="dxa"/>
        </w:tblCellMar>
        <w:tblLook w:val="04A0" w:firstRow="1" w:lastRow="0" w:firstColumn="1" w:lastColumn="0" w:noHBand="0" w:noVBand="1"/>
      </w:tblPr>
      <w:tblGrid>
        <w:gridCol w:w="2263"/>
        <w:gridCol w:w="6096"/>
      </w:tblGrid>
      <w:tr w:rsidR="002A7E0E" w:rsidRPr="002A7E0E" w14:paraId="102823AA" w14:textId="77777777" w:rsidTr="002A7E0E">
        <w:trPr>
          <w:trHeight w:val="360"/>
          <w:jc w:val="center"/>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6F51761C" w14:textId="77777777" w:rsidR="002A7E0E" w:rsidRPr="002A7E0E" w:rsidRDefault="002A7E0E" w:rsidP="002A7E0E">
            <w:pPr>
              <w:ind w:leftChars="0" w:left="0"/>
              <w:jc w:val="center"/>
              <w:rPr>
                <w:rFonts w:ascii="Times New Roman" w:hAnsi="Times New Roman" w:cs="Times New Roman"/>
                <w:b/>
                <w:sz w:val="24"/>
                <w:szCs w:val="24"/>
              </w:rPr>
            </w:pPr>
            <w:r w:rsidRPr="002A7E0E">
              <w:rPr>
                <w:rFonts w:ascii="Times New Roman" w:hAnsi="Times New Roman" w:cs="Times New Roman" w:hint="eastAsia"/>
                <w:b/>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232CFE65" w14:textId="77777777" w:rsidR="002A7E0E" w:rsidRPr="002A7E0E" w:rsidRDefault="002A7E0E" w:rsidP="002A7E0E">
            <w:pPr>
              <w:ind w:leftChars="0" w:left="0"/>
              <w:jc w:val="center"/>
              <w:rPr>
                <w:rFonts w:ascii="Times New Roman" w:hAnsi="Times New Roman" w:cs="Times New Roman"/>
                <w:b/>
                <w:sz w:val="24"/>
                <w:szCs w:val="24"/>
              </w:rPr>
            </w:pPr>
            <w:r w:rsidRPr="002A7E0E">
              <w:rPr>
                <w:rFonts w:ascii="Times New Roman" w:hAnsi="Times New Roman" w:cs="Times New Roman" w:hint="eastAsia"/>
                <w:b/>
                <w:sz w:val="24"/>
                <w:szCs w:val="24"/>
              </w:rPr>
              <w:t>說明</w:t>
            </w:r>
          </w:p>
        </w:tc>
      </w:tr>
      <w:tr w:rsidR="002A7E0E" w:rsidRPr="002A7E0E" w14:paraId="0237B4CC"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6EECE25C"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使用案例名稱</w:t>
            </w:r>
          </w:p>
        </w:tc>
        <w:tc>
          <w:tcPr>
            <w:tcW w:w="6096" w:type="dxa"/>
            <w:tcBorders>
              <w:top w:val="nil"/>
              <w:left w:val="nil"/>
              <w:bottom w:val="single" w:sz="4" w:space="0" w:color="auto"/>
              <w:right w:val="single" w:sz="4" w:space="0" w:color="auto"/>
            </w:tcBorders>
            <w:noWrap/>
            <w:vAlign w:val="center"/>
          </w:tcPr>
          <w:p w14:paraId="10B4C6B5"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上架書籍、更新書籍狀態</w:t>
            </w:r>
          </w:p>
        </w:tc>
      </w:tr>
      <w:tr w:rsidR="002A7E0E" w:rsidRPr="002A7E0E" w14:paraId="545F2F18"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2E1F9B93"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事件目標</w:t>
            </w:r>
          </w:p>
        </w:tc>
        <w:tc>
          <w:tcPr>
            <w:tcW w:w="6096" w:type="dxa"/>
            <w:tcBorders>
              <w:top w:val="nil"/>
              <w:left w:val="nil"/>
              <w:bottom w:val="single" w:sz="4" w:space="0" w:color="auto"/>
              <w:right w:val="single" w:sz="4" w:space="0" w:color="auto"/>
            </w:tcBorders>
            <w:noWrap/>
            <w:vAlign w:val="center"/>
          </w:tcPr>
          <w:p w14:paraId="0DA0295B"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讓使用者知道有哪些書要賣</w:t>
            </w:r>
            <w:r w:rsidRPr="002A7E0E">
              <w:rPr>
                <w:rFonts w:ascii="Times New Roman" w:hAnsi="Times New Roman" w:cs="Times New Roman" w:hint="eastAsia"/>
                <w:sz w:val="24"/>
                <w:szCs w:val="24"/>
              </w:rPr>
              <w:t>/</w:t>
            </w:r>
            <w:r w:rsidRPr="002A7E0E">
              <w:rPr>
                <w:rFonts w:ascii="Times New Roman" w:hAnsi="Times New Roman" w:cs="Times New Roman" w:hint="eastAsia"/>
                <w:sz w:val="24"/>
                <w:szCs w:val="24"/>
              </w:rPr>
              <w:t>買，書籍是否已售出</w:t>
            </w:r>
            <w:r w:rsidRPr="002A7E0E">
              <w:rPr>
                <w:rFonts w:ascii="Times New Roman" w:hAnsi="Times New Roman" w:cs="Times New Roman" w:hint="eastAsia"/>
                <w:sz w:val="24"/>
                <w:szCs w:val="24"/>
              </w:rPr>
              <w:t>/</w:t>
            </w:r>
            <w:r w:rsidRPr="002A7E0E">
              <w:rPr>
                <w:rFonts w:ascii="Times New Roman" w:hAnsi="Times New Roman" w:cs="Times New Roman" w:hint="eastAsia"/>
                <w:sz w:val="24"/>
                <w:szCs w:val="24"/>
              </w:rPr>
              <w:t>購買</w:t>
            </w:r>
          </w:p>
        </w:tc>
      </w:tr>
      <w:tr w:rsidR="002A7E0E" w:rsidRPr="002A7E0E" w14:paraId="3CFB6B9E"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629E9DE8"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參與者</w:t>
            </w:r>
          </w:p>
        </w:tc>
        <w:tc>
          <w:tcPr>
            <w:tcW w:w="6096" w:type="dxa"/>
            <w:tcBorders>
              <w:top w:val="nil"/>
              <w:left w:val="nil"/>
              <w:bottom w:val="single" w:sz="4" w:space="0" w:color="auto"/>
              <w:right w:val="single" w:sz="4" w:space="0" w:color="auto"/>
            </w:tcBorders>
            <w:noWrap/>
            <w:vAlign w:val="center"/>
          </w:tcPr>
          <w:p w14:paraId="7A1CC696"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買家、賣家、管理員</w:t>
            </w:r>
          </w:p>
        </w:tc>
      </w:tr>
      <w:tr w:rsidR="002A7E0E" w:rsidRPr="002A7E0E" w14:paraId="70C462C3"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145C6172"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前置條件</w:t>
            </w:r>
          </w:p>
        </w:tc>
        <w:tc>
          <w:tcPr>
            <w:tcW w:w="6096" w:type="dxa"/>
            <w:tcBorders>
              <w:top w:val="nil"/>
              <w:left w:val="nil"/>
              <w:bottom w:val="single" w:sz="4" w:space="0" w:color="auto"/>
              <w:right w:val="single" w:sz="4" w:space="0" w:color="auto"/>
            </w:tcBorders>
            <w:noWrap/>
            <w:vAlign w:val="center"/>
          </w:tcPr>
          <w:p w14:paraId="37130C1C"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使用者已註冊並登入系統</w:t>
            </w:r>
          </w:p>
        </w:tc>
      </w:tr>
      <w:tr w:rsidR="002A7E0E" w:rsidRPr="002A7E0E" w14:paraId="28A62868"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390DD5D1"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使用案例描述</w:t>
            </w:r>
          </w:p>
        </w:tc>
        <w:tc>
          <w:tcPr>
            <w:tcW w:w="6096" w:type="dxa"/>
            <w:tcBorders>
              <w:top w:val="nil"/>
              <w:left w:val="nil"/>
              <w:bottom w:val="single" w:sz="4" w:space="0" w:color="auto"/>
              <w:right w:val="single" w:sz="4" w:space="0" w:color="auto"/>
            </w:tcBorders>
            <w:noWrap/>
            <w:vAlign w:val="center"/>
          </w:tcPr>
          <w:p w14:paraId="62D079E2" w14:textId="77777777" w:rsidR="002A7E0E" w:rsidRPr="002A7E0E" w:rsidRDefault="002A7E0E" w:rsidP="00F27071">
            <w:pPr>
              <w:numPr>
                <w:ilvl w:val="0"/>
                <w:numId w:val="16"/>
              </w:numPr>
              <w:ind w:leftChars="0"/>
              <w:rPr>
                <w:rFonts w:ascii="Times New Roman" w:hAnsi="Times New Roman" w:cs="Times New Roman"/>
                <w:sz w:val="24"/>
                <w:szCs w:val="24"/>
              </w:rPr>
            </w:pPr>
            <w:r w:rsidRPr="002A7E0E">
              <w:rPr>
                <w:rFonts w:ascii="Times New Roman" w:hAnsi="Times New Roman" w:cs="Times New Roman" w:hint="eastAsia"/>
                <w:sz w:val="24"/>
                <w:szCs w:val="24"/>
              </w:rPr>
              <w:t>登入後填寫要買</w:t>
            </w:r>
            <w:r w:rsidRPr="002A7E0E">
              <w:rPr>
                <w:rFonts w:ascii="Times New Roman" w:hAnsi="Times New Roman" w:cs="Times New Roman"/>
                <w:sz w:val="24"/>
                <w:szCs w:val="24"/>
              </w:rPr>
              <w:t>/</w:t>
            </w:r>
            <w:r w:rsidRPr="002A7E0E">
              <w:rPr>
                <w:rFonts w:ascii="Times New Roman" w:hAnsi="Times New Roman" w:cs="Times New Roman" w:hint="eastAsia"/>
                <w:sz w:val="24"/>
                <w:szCs w:val="24"/>
              </w:rPr>
              <w:t>賣書的資料</w:t>
            </w:r>
            <w:r w:rsidRPr="002A7E0E">
              <w:rPr>
                <w:rFonts w:ascii="Times New Roman" w:hAnsi="Times New Roman" w:cs="Times New Roman"/>
                <w:sz w:val="24"/>
                <w:szCs w:val="24"/>
              </w:rPr>
              <w:t>（如書名、作者、價格</w:t>
            </w:r>
            <w:r w:rsidRPr="002A7E0E">
              <w:rPr>
                <w:rFonts w:ascii="Times New Roman" w:hAnsi="Times New Roman" w:cs="Times New Roman" w:hint="eastAsia"/>
                <w:sz w:val="24"/>
                <w:szCs w:val="24"/>
              </w:rPr>
              <w:t>、圖片</w:t>
            </w:r>
            <w:r w:rsidRPr="002A7E0E">
              <w:rPr>
                <w:rFonts w:ascii="Times New Roman" w:hAnsi="Times New Roman" w:cs="Times New Roman"/>
                <w:sz w:val="24"/>
                <w:szCs w:val="24"/>
              </w:rPr>
              <w:t>等）</w:t>
            </w:r>
          </w:p>
          <w:p w14:paraId="72E0AD76" w14:textId="77777777" w:rsidR="002A7E0E" w:rsidRPr="002A7E0E" w:rsidRDefault="002A7E0E" w:rsidP="00F27071">
            <w:pPr>
              <w:numPr>
                <w:ilvl w:val="0"/>
                <w:numId w:val="16"/>
              </w:numPr>
              <w:ind w:leftChars="0"/>
              <w:rPr>
                <w:rFonts w:ascii="Times New Roman" w:hAnsi="Times New Roman" w:cs="Times New Roman"/>
                <w:sz w:val="24"/>
                <w:szCs w:val="24"/>
              </w:rPr>
            </w:pPr>
            <w:r w:rsidRPr="002A7E0E">
              <w:rPr>
                <w:rFonts w:ascii="Times New Roman" w:hAnsi="Times New Roman" w:cs="Times New Roman" w:hint="eastAsia"/>
                <w:sz w:val="24"/>
                <w:szCs w:val="24"/>
              </w:rPr>
              <w:t>管理員審核上架書籍</w:t>
            </w:r>
          </w:p>
          <w:p w14:paraId="306B8A52" w14:textId="77777777" w:rsidR="002A7E0E" w:rsidRPr="002A7E0E" w:rsidRDefault="002A7E0E" w:rsidP="00F27071">
            <w:pPr>
              <w:numPr>
                <w:ilvl w:val="0"/>
                <w:numId w:val="16"/>
              </w:numPr>
              <w:ind w:leftChars="0"/>
              <w:rPr>
                <w:rFonts w:ascii="Times New Roman" w:hAnsi="Times New Roman" w:cs="Times New Roman"/>
                <w:sz w:val="24"/>
                <w:szCs w:val="24"/>
              </w:rPr>
            </w:pPr>
            <w:r w:rsidRPr="002A7E0E">
              <w:rPr>
                <w:rFonts w:ascii="Times New Roman" w:hAnsi="Times New Roman" w:cs="Times New Roman" w:hint="eastAsia"/>
                <w:sz w:val="24"/>
                <w:szCs w:val="24"/>
              </w:rPr>
              <w:t>書籍售出售或已購買後更新書籍狀態，若未更新書籍狀態，半年後系統會送出提醒訊息</w:t>
            </w:r>
          </w:p>
        </w:tc>
      </w:tr>
      <w:tr w:rsidR="002A7E0E" w:rsidRPr="002A7E0E" w14:paraId="714330AA" w14:textId="77777777" w:rsidTr="002A7E0E">
        <w:trPr>
          <w:trHeight w:val="360"/>
          <w:jc w:val="center"/>
        </w:trPr>
        <w:tc>
          <w:tcPr>
            <w:tcW w:w="2263" w:type="dxa"/>
            <w:tcBorders>
              <w:top w:val="nil"/>
              <w:left w:val="single" w:sz="4" w:space="0" w:color="auto"/>
              <w:bottom w:val="single" w:sz="4" w:space="0" w:color="auto"/>
              <w:right w:val="single" w:sz="4" w:space="0" w:color="auto"/>
            </w:tcBorders>
            <w:noWrap/>
            <w:vAlign w:val="center"/>
            <w:hideMark/>
          </w:tcPr>
          <w:p w14:paraId="0968F59A"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處理結果</w:t>
            </w:r>
          </w:p>
        </w:tc>
        <w:tc>
          <w:tcPr>
            <w:tcW w:w="6096" w:type="dxa"/>
            <w:tcBorders>
              <w:top w:val="nil"/>
              <w:left w:val="nil"/>
              <w:bottom w:val="single" w:sz="4" w:space="0" w:color="auto"/>
              <w:right w:val="single" w:sz="4" w:space="0" w:color="auto"/>
            </w:tcBorders>
            <w:noWrap/>
            <w:vAlign w:val="center"/>
          </w:tcPr>
          <w:p w14:paraId="1AA2C3EE"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書籍成功上架、書籍狀態更新讓使用者清楚知道書籍資訊</w:t>
            </w:r>
          </w:p>
        </w:tc>
      </w:tr>
      <w:tr w:rsidR="002A7E0E" w:rsidRPr="002A7E0E" w14:paraId="33ADC89A" w14:textId="77777777" w:rsidTr="002A7E0E">
        <w:trPr>
          <w:trHeight w:val="1080"/>
          <w:jc w:val="center"/>
        </w:trPr>
        <w:tc>
          <w:tcPr>
            <w:tcW w:w="2263" w:type="dxa"/>
            <w:tcBorders>
              <w:top w:val="nil"/>
              <w:left w:val="single" w:sz="4" w:space="0" w:color="auto"/>
              <w:bottom w:val="single" w:sz="4" w:space="0" w:color="auto"/>
              <w:right w:val="single" w:sz="4" w:space="0" w:color="auto"/>
            </w:tcBorders>
            <w:noWrap/>
            <w:vAlign w:val="center"/>
            <w:hideMark/>
          </w:tcPr>
          <w:p w14:paraId="39AED43B" w14:textId="77777777" w:rsidR="002A7E0E" w:rsidRPr="002A7E0E" w:rsidRDefault="002A7E0E" w:rsidP="002A7E0E">
            <w:pPr>
              <w:ind w:leftChars="0" w:left="0"/>
              <w:rPr>
                <w:rFonts w:ascii="Times New Roman" w:hAnsi="Times New Roman" w:cs="Times New Roman"/>
                <w:b/>
                <w:sz w:val="24"/>
                <w:szCs w:val="24"/>
              </w:rPr>
            </w:pPr>
            <w:r w:rsidRPr="002A7E0E">
              <w:rPr>
                <w:rFonts w:ascii="Times New Roman" w:hAnsi="Times New Roman" w:cs="Times New Roman" w:hint="eastAsia"/>
                <w:b/>
                <w:sz w:val="24"/>
                <w:szCs w:val="24"/>
              </w:rPr>
              <w:t>例外</w:t>
            </w:r>
            <w:r w:rsidRPr="002A7E0E">
              <w:rPr>
                <w:rFonts w:ascii="Times New Roman" w:hAnsi="Times New Roman" w:cs="Times New Roman" w:hint="eastAsia"/>
                <w:b/>
                <w:sz w:val="24"/>
                <w:szCs w:val="24"/>
              </w:rPr>
              <w:t>/</w:t>
            </w:r>
            <w:r w:rsidRPr="002A7E0E">
              <w:rPr>
                <w:rFonts w:ascii="Times New Roman" w:hAnsi="Times New Roman" w:cs="Times New Roman" w:hint="eastAsia"/>
                <w:b/>
                <w:sz w:val="24"/>
                <w:szCs w:val="24"/>
              </w:rPr>
              <w:t>其他情況說明</w:t>
            </w:r>
          </w:p>
        </w:tc>
        <w:tc>
          <w:tcPr>
            <w:tcW w:w="6096" w:type="dxa"/>
            <w:tcBorders>
              <w:top w:val="nil"/>
              <w:left w:val="nil"/>
              <w:bottom w:val="single" w:sz="4" w:space="0" w:color="auto"/>
              <w:right w:val="single" w:sz="4" w:space="0" w:color="auto"/>
            </w:tcBorders>
            <w:vAlign w:val="center"/>
          </w:tcPr>
          <w:p w14:paraId="0310B99F" w14:textId="77777777" w:rsidR="002A7E0E" w:rsidRPr="002A7E0E" w:rsidRDefault="002A7E0E" w:rsidP="002A7E0E">
            <w:pPr>
              <w:ind w:leftChars="0" w:left="0"/>
              <w:rPr>
                <w:rFonts w:ascii="Times New Roman" w:hAnsi="Times New Roman" w:cs="Times New Roman"/>
                <w:sz w:val="24"/>
                <w:szCs w:val="24"/>
              </w:rPr>
            </w:pPr>
            <w:r w:rsidRPr="002A7E0E">
              <w:rPr>
                <w:rFonts w:ascii="Times New Roman" w:hAnsi="Times New Roman" w:cs="Times New Roman" w:hint="eastAsia"/>
                <w:sz w:val="24"/>
                <w:szCs w:val="24"/>
              </w:rPr>
              <w:t>若提醒後一個禮拜都沒有更改書籍狀態，系統會自動修改成已售出</w:t>
            </w:r>
            <w:r w:rsidRPr="002A7E0E">
              <w:rPr>
                <w:rFonts w:ascii="Times New Roman" w:hAnsi="Times New Roman" w:cs="Times New Roman"/>
                <w:sz w:val="24"/>
                <w:szCs w:val="24"/>
              </w:rPr>
              <w:t>/</w:t>
            </w:r>
            <w:r w:rsidRPr="002A7E0E">
              <w:rPr>
                <w:rFonts w:ascii="Times New Roman" w:hAnsi="Times New Roman" w:cs="Times New Roman" w:hint="eastAsia"/>
                <w:sz w:val="24"/>
                <w:szCs w:val="24"/>
              </w:rPr>
              <w:t>已購買</w:t>
            </w:r>
          </w:p>
        </w:tc>
      </w:tr>
    </w:tbl>
    <w:p w14:paraId="4114C2A4" w14:textId="06CA6FCE" w:rsidR="002A7E0E" w:rsidRPr="0034463A" w:rsidRDefault="00C6522F" w:rsidP="0003775A">
      <w:pPr>
        <w:ind w:leftChars="0" w:left="0"/>
        <w:jc w:val="center"/>
        <w:rPr>
          <w:rFonts w:ascii="Times New Roman" w:hAnsi="Times New Roman" w:cs="Times New Roman"/>
          <w:b/>
        </w:rPr>
      </w:pPr>
      <w:r w:rsidRPr="0034463A">
        <w:rPr>
          <w:rFonts w:ascii="Times New Roman" w:hAnsi="Times New Roman" w:cs="Times New Roman"/>
          <w:noProof/>
        </w:rPr>
        <w:lastRenderedPageBreak/>
        <w:drawing>
          <wp:inline distT="0" distB="0" distL="0" distR="0" wp14:anchorId="66652D26" wp14:editId="204CD846">
            <wp:extent cx="5274310" cy="3782060"/>
            <wp:effectExtent l="0" t="0" r="0" b="2540"/>
            <wp:docPr id="1981532564" name="圖片 4"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2564" name="圖片 4" descr="一張含有 圖表, 文字, 行, 繪圖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inline>
        </w:drawing>
      </w:r>
    </w:p>
    <w:p w14:paraId="018AE446" w14:textId="6B0F3EB4" w:rsidR="001A70C4" w:rsidRPr="0019147C" w:rsidRDefault="00D66BD7" w:rsidP="004551E7">
      <w:pPr>
        <w:pStyle w:val="affb"/>
        <w:rPr>
          <w:rFonts w:ascii="Times New Roman" w:hAnsi="Times New Roman" w:cs="Times New Roman"/>
        </w:rPr>
      </w:pPr>
      <w:bookmarkStart w:id="87" w:name="_Toc199499906"/>
      <w:r w:rsidRPr="0019147C">
        <w:rPr>
          <w:rFonts w:ascii="Times New Roman" w:hAnsi="Times New Roman" w:cs="Times New Roman"/>
        </w:rPr>
        <w:t>圖</w:t>
      </w:r>
      <w:r w:rsidR="0019147C" w:rsidRPr="0019147C">
        <w:rPr>
          <w:rFonts w:ascii="Times New Roman" w:eastAsia="Times New Roman Uni" w:hAnsi="Times New Roman" w:cs="Times New Roman"/>
        </w:rPr>
        <w:t>6</w:t>
      </w:r>
      <w:r w:rsidR="00DF2B71" w:rsidRPr="0019147C">
        <w:rPr>
          <w:rFonts w:ascii="Times New Roman" w:eastAsia="Times New Roman Uni" w:hAnsi="Times New Roman" w:cs="Times New Roman"/>
        </w:rPr>
        <w:t>-3</w:t>
      </w:r>
      <w:r w:rsidR="001A70C4" w:rsidRPr="0019147C">
        <w:rPr>
          <w:rFonts w:ascii="Times New Roman" w:hAnsi="Times New Roman" w:cs="Times New Roman"/>
          <w:b/>
        </w:rPr>
        <w:t>：</w:t>
      </w:r>
      <w:r w:rsidR="001A70C4" w:rsidRPr="0019147C">
        <w:rPr>
          <w:rFonts w:ascii="Times New Roman" w:hAnsi="Times New Roman" w:cs="Times New Roman"/>
        </w:rPr>
        <w:t>註冊、登入、登出</w:t>
      </w:r>
      <w:bookmarkEnd w:id="87"/>
    </w:p>
    <w:p w14:paraId="4863F35F" w14:textId="77777777" w:rsidR="001A70C4" w:rsidRPr="0034463A" w:rsidRDefault="001A70C4" w:rsidP="001A70C4">
      <w:pPr>
        <w:ind w:leftChars="0" w:left="0"/>
        <w:jc w:val="center"/>
        <w:rPr>
          <w:rFonts w:ascii="Times New Roman" w:hAnsi="Times New Roman" w:cs="Times New Roman"/>
          <w:b/>
          <w:color w:val="000000"/>
          <w:kern w:val="0"/>
          <w:szCs w:val="24"/>
        </w:rPr>
      </w:pPr>
    </w:p>
    <w:p w14:paraId="3D7C6838" w14:textId="4089747A" w:rsidR="001A70C4" w:rsidRPr="00745541" w:rsidRDefault="001A70C4" w:rsidP="00376934">
      <w:pPr>
        <w:pStyle w:val="afd"/>
        <w:rPr>
          <w:rFonts w:cs="Times New Roman"/>
        </w:rPr>
      </w:pPr>
      <w:bookmarkStart w:id="88" w:name="_Toc198916112"/>
      <w:bookmarkStart w:id="89" w:name="_Toc199409510"/>
      <w:r w:rsidRPr="00745541">
        <w:rPr>
          <w:rFonts w:cs="Times New Roman"/>
        </w:rPr>
        <w:t>表</w:t>
      </w:r>
      <w:r w:rsidR="00BC0C06">
        <w:rPr>
          <w:rFonts w:cs="Times New Roman" w:hint="eastAsia"/>
        </w:rPr>
        <w:t>9</w:t>
      </w:r>
      <w:r w:rsidRPr="00745541">
        <w:rPr>
          <w:rFonts w:cs="Times New Roman"/>
        </w:rPr>
        <w:t>-3</w:t>
      </w:r>
      <w:r w:rsidRPr="00745541">
        <w:rPr>
          <w:rFonts w:cs="Times New Roman"/>
        </w:rPr>
        <w:t>：註冊、登入、登出</w:t>
      </w:r>
      <w:bookmarkEnd w:id="88"/>
      <w:bookmarkEnd w:id="89"/>
    </w:p>
    <w:tbl>
      <w:tblPr>
        <w:tblW w:w="8359" w:type="dxa"/>
        <w:tblCellMar>
          <w:left w:w="28" w:type="dxa"/>
          <w:right w:w="28" w:type="dxa"/>
        </w:tblCellMar>
        <w:tblLook w:val="04A0" w:firstRow="1" w:lastRow="0" w:firstColumn="1" w:lastColumn="0" w:noHBand="0" w:noVBand="1"/>
      </w:tblPr>
      <w:tblGrid>
        <w:gridCol w:w="2263"/>
        <w:gridCol w:w="6096"/>
      </w:tblGrid>
      <w:tr w:rsidR="00F124D5" w:rsidRPr="00F124D5" w14:paraId="4CFCA2E9" w14:textId="77777777" w:rsidTr="00706A66">
        <w:trPr>
          <w:trHeight w:val="360"/>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46735CD7" w14:textId="77777777" w:rsidR="00F124D5" w:rsidRPr="00F124D5" w:rsidRDefault="00F124D5" w:rsidP="00F124D5">
            <w:pPr>
              <w:ind w:leftChars="0" w:left="0"/>
              <w:jc w:val="center"/>
              <w:rPr>
                <w:rFonts w:ascii="Times New Roman" w:hAnsi="Times New Roman" w:cs="Times New Roman"/>
                <w:b/>
                <w:sz w:val="24"/>
                <w:szCs w:val="24"/>
              </w:rPr>
            </w:pPr>
            <w:r w:rsidRPr="00F124D5">
              <w:rPr>
                <w:rFonts w:ascii="Times New Roman" w:hAnsi="Times New Roman" w:cs="Times New Roman" w:hint="eastAsia"/>
                <w:b/>
                <w:sz w:val="24"/>
                <w:szCs w:val="24"/>
              </w:rPr>
              <w:t>項目</w:t>
            </w:r>
          </w:p>
        </w:tc>
        <w:tc>
          <w:tcPr>
            <w:tcW w:w="6096" w:type="dxa"/>
            <w:tcBorders>
              <w:top w:val="single" w:sz="4" w:space="0" w:color="auto"/>
              <w:left w:val="nil"/>
              <w:bottom w:val="single" w:sz="4" w:space="0" w:color="auto"/>
              <w:right w:val="single" w:sz="4" w:space="0" w:color="auto"/>
            </w:tcBorders>
            <w:noWrap/>
            <w:vAlign w:val="center"/>
            <w:hideMark/>
          </w:tcPr>
          <w:p w14:paraId="52BD8DFA" w14:textId="77777777" w:rsidR="00F124D5" w:rsidRPr="00F124D5" w:rsidRDefault="00F124D5" w:rsidP="00F124D5">
            <w:pPr>
              <w:ind w:leftChars="0" w:left="0"/>
              <w:jc w:val="center"/>
              <w:rPr>
                <w:rFonts w:ascii="Times New Roman" w:hAnsi="Times New Roman" w:cs="Times New Roman"/>
                <w:b/>
                <w:sz w:val="24"/>
                <w:szCs w:val="24"/>
              </w:rPr>
            </w:pPr>
            <w:r w:rsidRPr="00F124D5">
              <w:rPr>
                <w:rFonts w:ascii="Times New Roman" w:hAnsi="Times New Roman" w:cs="Times New Roman" w:hint="eastAsia"/>
                <w:b/>
                <w:sz w:val="24"/>
                <w:szCs w:val="24"/>
              </w:rPr>
              <w:t>說明</w:t>
            </w:r>
          </w:p>
        </w:tc>
      </w:tr>
      <w:tr w:rsidR="00F124D5" w:rsidRPr="00F124D5" w14:paraId="5C68883B"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13029E7D"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使用案例名稱</w:t>
            </w:r>
          </w:p>
        </w:tc>
        <w:tc>
          <w:tcPr>
            <w:tcW w:w="6096" w:type="dxa"/>
            <w:tcBorders>
              <w:top w:val="nil"/>
              <w:left w:val="nil"/>
              <w:bottom w:val="single" w:sz="4" w:space="0" w:color="auto"/>
              <w:right w:val="single" w:sz="4" w:space="0" w:color="auto"/>
            </w:tcBorders>
            <w:noWrap/>
            <w:vAlign w:val="center"/>
          </w:tcPr>
          <w:p w14:paraId="6686CCB7"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註冊、登入、登出</w:t>
            </w:r>
          </w:p>
        </w:tc>
      </w:tr>
      <w:tr w:rsidR="00F124D5" w:rsidRPr="00F124D5" w14:paraId="1773BDCE"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313F3406"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事件目標</w:t>
            </w:r>
          </w:p>
        </w:tc>
        <w:tc>
          <w:tcPr>
            <w:tcW w:w="6096" w:type="dxa"/>
            <w:tcBorders>
              <w:top w:val="nil"/>
              <w:left w:val="nil"/>
              <w:bottom w:val="single" w:sz="4" w:space="0" w:color="auto"/>
              <w:right w:val="single" w:sz="4" w:space="0" w:color="auto"/>
            </w:tcBorders>
            <w:noWrap/>
            <w:vAlign w:val="center"/>
          </w:tcPr>
          <w:p w14:paraId="60BB95EE"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讓使用者能夠訪問系統</w:t>
            </w:r>
          </w:p>
        </w:tc>
      </w:tr>
      <w:tr w:rsidR="00F124D5" w:rsidRPr="00F124D5" w14:paraId="35851069"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4E45425B"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參與者</w:t>
            </w:r>
          </w:p>
        </w:tc>
        <w:tc>
          <w:tcPr>
            <w:tcW w:w="6096" w:type="dxa"/>
            <w:tcBorders>
              <w:top w:val="nil"/>
              <w:left w:val="nil"/>
              <w:bottom w:val="single" w:sz="4" w:space="0" w:color="auto"/>
              <w:right w:val="single" w:sz="4" w:space="0" w:color="auto"/>
            </w:tcBorders>
            <w:noWrap/>
            <w:vAlign w:val="center"/>
          </w:tcPr>
          <w:p w14:paraId="520F7194"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買家、賣家、管理員</w:t>
            </w:r>
          </w:p>
        </w:tc>
      </w:tr>
      <w:tr w:rsidR="00F124D5" w:rsidRPr="00F124D5" w14:paraId="60EF2F45"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4CD35739"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前置條件</w:t>
            </w:r>
          </w:p>
        </w:tc>
        <w:tc>
          <w:tcPr>
            <w:tcW w:w="6096" w:type="dxa"/>
            <w:tcBorders>
              <w:top w:val="nil"/>
              <w:left w:val="nil"/>
              <w:bottom w:val="single" w:sz="4" w:space="0" w:color="auto"/>
              <w:right w:val="single" w:sz="4" w:space="0" w:color="auto"/>
            </w:tcBorders>
            <w:noWrap/>
            <w:vAlign w:val="center"/>
          </w:tcPr>
          <w:p w14:paraId="62C5FFB2"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打開系統</w:t>
            </w:r>
          </w:p>
        </w:tc>
      </w:tr>
      <w:tr w:rsidR="00F124D5" w:rsidRPr="00F124D5" w14:paraId="4FC329A0"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52F56194"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使用案例描述</w:t>
            </w:r>
          </w:p>
        </w:tc>
        <w:tc>
          <w:tcPr>
            <w:tcW w:w="6096" w:type="dxa"/>
            <w:tcBorders>
              <w:top w:val="nil"/>
              <w:left w:val="nil"/>
              <w:bottom w:val="single" w:sz="4" w:space="0" w:color="auto"/>
              <w:right w:val="single" w:sz="4" w:space="0" w:color="auto"/>
            </w:tcBorders>
            <w:noWrap/>
            <w:vAlign w:val="center"/>
          </w:tcPr>
          <w:p w14:paraId="2AAD39BE"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賣家使用者開啟系統並點選註冊</w:t>
            </w:r>
          </w:p>
          <w:p w14:paraId="528CF2BB"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輸入帳號與密碼、使用者名稱、郵件地址</w:t>
            </w:r>
          </w:p>
          <w:p w14:paraId="0448DF6E"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註冊完後點選登入</w:t>
            </w:r>
          </w:p>
          <w:p w14:paraId="7AB03D39"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系統驗證其是否為合法使用者</w:t>
            </w:r>
          </w:p>
          <w:p w14:paraId="5629B1BC"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若驗證成功，導向主畫面</w:t>
            </w:r>
          </w:p>
          <w:p w14:paraId="18946738"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使用完系統後點選登出</w:t>
            </w:r>
          </w:p>
          <w:p w14:paraId="104894BB"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系統清除使用者會話資訊</w:t>
            </w:r>
          </w:p>
          <w:p w14:paraId="4B7E850D" w14:textId="77777777" w:rsidR="00F124D5" w:rsidRPr="00F124D5" w:rsidRDefault="00F124D5" w:rsidP="00F27071">
            <w:pPr>
              <w:numPr>
                <w:ilvl w:val="0"/>
                <w:numId w:val="17"/>
              </w:numPr>
              <w:ind w:leftChars="0"/>
              <w:rPr>
                <w:rFonts w:ascii="Times New Roman" w:hAnsi="Times New Roman" w:cs="Times New Roman"/>
                <w:sz w:val="24"/>
                <w:szCs w:val="24"/>
              </w:rPr>
            </w:pPr>
            <w:r w:rsidRPr="00F124D5">
              <w:rPr>
                <w:rFonts w:ascii="Times New Roman" w:hAnsi="Times New Roman" w:cs="Times New Roman" w:hint="eastAsia"/>
                <w:sz w:val="24"/>
                <w:szCs w:val="24"/>
              </w:rPr>
              <w:t>導向登入頁面</w:t>
            </w:r>
          </w:p>
        </w:tc>
      </w:tr>
      <w:tr w:rsidR="00F124D5" w:rsidRPr="00F124D5" w14:paraId="04C3C010" w14:textId="77777777" w:rsidTr="00706A66">
        <w:trPr>
          <w:trHeight w:val="360"/>
        </w:trPr>
        <w:tc>
          <w:tcPr>
            <w:tcW w:w="2263" w:type="dxa"/>
            <w:tcBorders>
              <w:top w:val="nil"/>
              <w:left w:val="single" w:sz="4" w:space="0" w:color="auto"/>
              <w:bottom w:val="single" w:sz="4" w:space="0" w:color="auto"/>
              <w:right w:val="single" w:sz="4" w:space="0" w:color="auto"/>
            </w:tcBorders>
            <w:noWrap/>
            <w:vAlign w:val="center"/>
            <w:hideMark/>
          </w:tcPr>
          <w:p w14:paraId="0D20BA2B"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t>處理結果</w:t>
            </w:r>
          </w:p>
        </w:tc>
        <w:tc>
          <w:tcPr>
            <w:tcW w:w="6096" w:type="dxa"/>
            <w:tcBorders>
              <w:top w:val="nil"/>
              <w:left w:val="nil"/>
              <w:bottom w:val="single" w:sz="4" w:space="0" w:color="auto"/>
              <w:right w:val="single" w:sz="4" w:space="0" w:color="auto"/>
            </w:tcBorders>
            <w:noWrap/>
            <w:vAlign w:val="center"/>
          </w:tcPr>
          <w:p w14:paraId="3B92AB55"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成功登入系統</w:t>
            </w:r>
          </w:p>
        </w:tc>
      </w:tr>
      <w:tr w:rsidR="00F124D5" w:rsidRPr="00F124D5" w14:paraId="01C2C42E" w14:textId="77777777" w:rsidTr="00706A66">
        <w:trPr>
          <w:trHeight w:val="1080"/>
        </w:trPr>
        <w:tc>
          <w:tcPr>
            <w:tcW w:w="2263" w:type="dxa"/>
            <w:tcBorders>
              <w:top w:val="nil"/>
              <w:left w:val="single" w:sz="4" w:space="0" w:color="auto"/>
              <w:bottom w:val="single" w:sz="4" w:space="0" w:color="auto"/>
              <w:right w:val="single" w:sz="4" w:space="0" w:color="auto"/>
            </w:tcBorders>
            <w:noWrap/>
            <w:vAlign w:val="center"/>
            <w:hideMark/>
          </w:tcPr>
          <w:p w14:paraId="64ABD3AB" w14:textId="77777777" w:rsidR="00F124D5" w:rsidRPr="00F124D5" w:rsidRDefault="00F124D5" w:rsidP="00F124D5">
            <w:pPr>
              <w:ind w:leftChars="0" w:left="0"/>
              <w:rPr>
                <w:rFonts w:ascii="Times New Roman" w:hAnsi="Times New Roman" w:cs="Times New Roman"/>
                <w:b/>
                <w:sz w:val="24"/>
                <w:szCs w:val="24"/>
              </w:rPr>
            </w:pPr>
            <w:r w:rsidRPr="00F124D5">
              <w:rPr>
                <w:rFonts w:ascii="Times New Roman" w:hAnsi="Times New Roman" w:cs="Times New Roman" w:hint="eastAsia"/>
                <w:b/>
                <w:sz w:val="24"/>
                <w:szCs w:val="24"/>
              </w:rPr>
              <w:lastRenderedPageBreak/>
              <w:t>例外</w:t>
            </w:r>
            <w:r w:rsidRPr="00F124D5">
              <w:rPr>
                <w:rFonts w:ascii="Times New Roman" w:hAnsi="Times New Roman" w:cs="Times New Roman" w:hint="eastAsia"/>
                <w:b/>
                <w:sz w:val="24"/>
                <w:szCs w:val="24"/>
              </w:rPr>
              <w:t>/</w:t>
            </w:r>
            <w:r w:rsidRPr="00F124D5">
              <w:rPr>
                <w:rFonts w:ascii="Times New Roman" w:hAnsi="Times New Roman" w:cs="Times New Roman" w:hint="eastAsia"/>
                <w:b/>
                <w:sz w:val="24"/>
                <w:szCs w:val="24"/>
              </w:rPr>
              <w:t>其他情況說明</w:t>
            </w:r>
          </w:p>
        </w:tc>
        <w:tc>
          <w:tcPr>
            <w:tcW w:w="6096" w:type="dxa"/>
            <w:tcBorders>
              <w:top w:val="nil"/>
              <w:left w:val="nil"/>
              <w:bottom w:val="single" w:sz="4" w:space="0" w:color="auto"/>
              <w:right w:val="single" w:sz="4" w:space="0" w:color="auto"/>
            </w:tcBorders>
            <w:vAlign w:val="center"/>
          </w:tcPr>
          <w:p w14:paraId="2EE42741" w14:textId="77777777" w:rsidR="00F124D5" w:rsidRPr="00F124D5" w:rsidRDefault="00F124D5" w:rsidP="00F124D5">
            <w:pPr>
              <w:ind w:leftChars="0" w:left="0"/>
              <w:rPr>
                <w:rFonts w:ascii="Times New Roman" w:hAnsi="Times New Roman" w:cs="Times New Roman"/>
                <w:sz w:val="24"/>
                <w:szCs w:val="24"/>
              </w:rPr>
            </w:pPr>
            <w:r w:rsidRPr="00F124D5">
              <w:rPr>
                <w:rFonts w:ascii="Times New Roman" w:hAnsi="Times New Roman" w:cs="Times New Roman" w:hint="eastAsia"/>
                <w:sz w:val="24"/>
                <w:szCs w:val="24"/>
              </w:rPr>
              <w:t>若忘記帳號密碼，點選忘記帳號密碼，輸入郵件地址，更改帳號密碼</w:t>
            </w:r>
          </w:p>
        </w:tc>
      </w:tr>
    </w:tbl>
    <w:p w14:paraId="03B41266" w14:textId="2F03CFA1" w:rsidR="00496CE3" w:rsidRPr="0034463A" w:rsidRDefault="00EB4B2A" w:rsidP="00022E43">
      <w:pPr>
        <w:pStyle w:val="1"/>
      </w:pPr>
      <w:bookmarkStart w:id="90" w:name="_Toc198906746"/>
      <w:bookmarkStart w:id="91" w:name="_Toc199187329"/>
      <w:bookmarkStart w:id="92" w:name="_Toc134262596"/>
      <w:bookmarkStart w:id="93" w:name="_Toc199885114"/>
      <w:bookmarkEnd w:id="90"/>
      <w:bookmarkEnd w:id="91"/>
      <w:r w:rsidRPr="0034463A">
        <w:rPr>
          <w:rFonts w:hint="eastAsia"/>
        </w:rPr>
        <w:t>系統</w:t>
      </w:r>
      <w:r w:rsidR="00496CE3" w:rsidRPr="0034463A">
        <w:t>資料設計</w:t>
      </w:r>
      <w:bookmarkEnd w:id="92"/>
      <w:bookmarkEnd w:id="93"/>
    </w:p>
    <w:p w14:paraId="1925EA5F" w14:textId="77777777" w:rsidR="00C1303D" w:rsidRPr="0034463A" w:rsidRDefault="00EB4B2A" w:rsidP="00D1413A">
      <w:pPr>
        <w:pStyle w:val="2"/>
      </w:pPr>
      <w:bookmarkStart w:id="94" w:name="_Toc134262597"/>
      <w:bookmarkStart w:id="95" w:name="_Toc199885115"/>
      <w:r w:rsidRPr="0034463A">
        <w:rPr>
          <w:rFonts w:hint="eastAsia"/>
        </w:rPr>
        <w:t>資料庫規格</w:t>
      </w:r>
      <w:bookmarkEnd w:id="94"/>
      <w:bookmarkEnd w:id="95"/>
    </w:p>
    <w:p w14:paraId="2D0F9D06" w14:textId="77777777" w:rsidR="000873E5" w:rsidRPr="0034463A" w:rsidRDefault="002F00E0" w:rsidP="00326265">
      <w:pPr>
        <w:pStyle w:val="af7"/>
        <w:pBdr>
          <w:top w:val="none" w:sz="0" w:space="0" w:color="auto"/>
          <w:bottom w:val="none" w:sz="0" w:space="0" w:color="auto"/>
        </w:pBdr>
        <w:ind w:left="840" w:right="280" w:firstLineChars="100" w:firstLine="245"/>
        <w:rPr>
          <w:rFonts w:ascii="Times New Roman" w:hAnsi="Times New Roman" w:cs="Times New Roman"/>
          <w:color w:val="auto"/>
        </w:rPr>
      </w:pPr>
      <w:r w:rsidRPr="0034463A">
        <w:rPr>
          <w:rFonts w:ascii="Times New Roman" w:hAnsi="Times New Roman" w:cs="Times New Roman" w:hint="eastAsia"/>
          <w:color w:val="auto"/>
        </w:rPr>
        <w:t>採用</w:t>
      </w:r>
      <w:r w:rsidR="00AD3BDF" w:rsidRPr="0034463A">
        <w:rPr>
          <w:rFonts w:ascii="Times New Roman" w:hAnsi="Times New Roman" w:cs="Times New Roman" w:hint="eastAsia"/>
          <w:color w:val="auto"/>
        </w:rPr>
        <w:t>Mi</w:t>
      </w:r>
      <w:r w:rsidR="00CB2FEC" w:rsidRPr="0034463A">
        <w:rPr>
          <w:rFonts w:ascii="Times New Roman" w:hAnsi="Times New Roman" w:cs="Times New Roman" w:hint="eastAsia"/>
          <w:color w:val="auto"/>
        </w:rPr>
        <w:t>cro</w:t>
      </w:r>
      <w:r w:rsidR="00CE6191" w:rsidRPr="0034463A">
        <w:rPr>
          <w:rFonts w:ascii="Times New Roman" w:hAnsi="Times New Roman" w:cs="Times New Roman" w:hint="eastAsia"/>
          <w:color w:val="auto"/>
        </w:rPr>
        <w:t xml:space="preserve">soft </w:t>
      </w:r>
      <w:r w:rsidR="00595E2C" w:rsidRPr="0034463A">
        <w:rPr>
          <w:rFonts w:ascii="Times New Roman" w:hAnsi="Times New Roman" w:cs="Times New Roman" w:hint="eastAsia"/>
          <w:color w:val="auto"/>
        </w:rPr>
        <w:t>Access</w:t>
      </w:r>
      <w:r w:rsidR="00F3483C" w:rsidRPr="0034463A">
        <w:rPr>
          <w:rFonts w:ascii="Times New Roman" w:hAnsi="Times New Roman" w:cs="Times New Roman" w:hint="eastAsia"/>
          <w:color w:val="auto"/>
        </w:rPr>
        <w:t>(</w:t>
      </w:r>
      <w:r w:rsidR="0005039C" w:rsidRPr="0034463A">
        <w:rPr>
          <w:rFonts w:ascii="Times New Roman" w:hAnsi="Times New Roman" w:cs="Times New Roman" w:hint="eastAsia"/>
          <w:color w:val="auto"/>
        </w:rPr>
        <w:t>隸屬</w:t>
      </w:r>
      <w:r w:rsidR="0005039C" w:rsidRPr="0034463A">
        <w:rPr>
          <w:rFonts w:ascii="Times New Roman" w:hAnsi="Times New Roman" w:cs="Times New Roman" w:hint="eastAsia"/>
          <w:color w:val="auto"/>
        </w:rPr>
        <w:t>Microsoft Office</w:t>
      </w:r>
      <w:r w:rsidR="0005039C" w:rsidRPr="0034463A">
        <w:rPr>
          <w:rFonts w:ascii="Times New Roman" w:hAnsi="Times New Roman" w:cs="Times New Roman" w:hint="eastAsia"/>
          <w:color w:val="auto"/>
        </w:rPr>
        <w:t>套件</w:t>
      </w:r>
      <w:r w:rsidR="0005039C" w:rsidRPr="0034463A">
        <w:rPr>
          <w:rFonts w:ascii="Times New Roman" w:hAnsi="Times New Roman" w:cs="Times New Roman" w:hint="eastAsia"/>
          <w:color w:val="auto"/>
        </w:rPr>
        <w:t>)</w:t>
      </w:r>
    </w:p>
    <w:p w14:paraId="678F771B" w14:textId="4264B8BA" w:rsidR="002F00E0" w:rsidRPr="0034463A" w:rsidRDefault="002F00E0" w:rsidP="00326265">
      <w:pPr>
        <w:pStyle w:val="af7"/>
        <w:pBdr>
          <w:top w:val="none" w:sz="0" w:space="0" w:color="auto"/>
          <w:bottom w:val="none" w:sz="0" w:space="0" w:color="auto"/>
        </w:pBdr>
        <w:ind w:left="840" w:right="280" w:firstLineChars="100" w:firstLine="245"/>
        <w:rPr>
          <w:rFonts w:ascii="Times New Roman" w:hAnsi="Times New Roman" w:cs="Times New Roman"/>
          <w:color w:val="auto"/>
        </w:rPr>
      </w:pPr>
      <w:r w:rsidRPr="0034463A">
        <w:rPr>
          <w:rFonts w:ascii="Times New Roman" w:hAnsi="Times New Roman" w:cs="Times New Roman" w:hint="eastAsia"/>
          <w:color w:val="auto"/>
        </w:rPr>
        <w:t>版本為</w:t>
      </w:r>
      <w:r w:rsidRPr="0034463A">
        <w:rPr>
          <w:rFonts w:ascii="Times New Roman" w:hAnsi="Times New Roman" w:cs="Times New Roman" w:hint="eastAsia"/>
          <w:color w:val="auto"/>
        </w:rPr>
        <w:t>Microsoft Access</w:t>
      </w:r>
      <w:r w:rsidR="007C1597" w:rsidRPr="0034463A">
        <w:rPr>
          <w:rFonts w:ascii="Times New Roman" w:hAnsi="Times New Roman" w:cs="Times New Roman" w:hint="eastAsia"/>
          <w:color w:val="auto"/>
        </w:rPr>
        <w:t xml:space="preserve"> </w:t>
      </w:r>
      <w:r w:rsidRPr="0034463A">
        <w:rPr>
          <w:rFonts w:ascii="Times New Roman" w:hAnsi="Times New Roman" w:cs="Times New Roman"/>
          <w:color w:val="auto"/>
        </w:rPr>
        <w:t>2</w:t>
      </w:r>
      <w:r w:rsidRPr="0034463A">
        <w:rPr>
          <w:rFonts w:ascii="Times New Roman" w:hAnsi="Times New Roman" w:cs="Times New Roman" w:hint="eastAsia"/>
          <w:color w:val="auto"/>
        </w:rPr>
        <w:t>019</w:t>
      </w:r>
    </w:p>
    <w:p w14:paraId="27153644" w14:textId="41CCB47C" w:rsidR="0080711E" w:rsidRPr="0034463A" w:rsidRDefault="00B3093B" w:rsidP="00D1413A">
      <w:pPr>
        <w:pStyle w:val="2"/>
      </w:pPr>
      <w:bookmarkStart w:id="96" w:name="_Toc134262598"/>
      <w:bookmarkStart w:id="97" w:name="_Toc199885116"/>
      <w:r w:rsidRPr="0034463A">
        <w:rPr>
          <w:rFonts w:hint="eastAsia"/>
        </w:rPr>
        <w:t>資料關聯</w:t>
      </w:r>
      <w:r w:rsidR="00DA1F79" w:rsidRPr="0034463A">
        <w:rPr>
          <w:rFonts w:hint="eastAsia"/>
        </w:rPr>
        <w:t>圖</w:t>
      </w:r>
      <w:bookmarkEnd w:id="96"/>
      <w:bookmarkEnd w:id="97"/>
    </w:p>
    <w:p w14:paraId="28275456" w14:textId="77B70A0F" w:rsidR="00E53D7B" w:rsidRPr="003F3BFA" w:rsidRDefault="00C9060B" w:rsidP="008A6832">
      <w:pPr>
        <w:ind w:leftChars="0" w:left="0"/>
        <w:jc w:val="center"/>
        <w:rPr>
          <w:rStyle w:val="affc"/>
        </w:rPr>
      </w:pPr>
      <w:r>
        <w:rPr>
          <w:noProof/>
        </w:rPr>
        <w:drawing>
          <wp:inline distT="0" distB="0" distL="0" distR="0" wp14:anchorId="311AE6E2" wp14:editId="701833A8">
            <wp:extent cx="5278120" cy="3441065"/>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441065"/>
                    </a:xfrm>
                    <a:prstGeom prst="rect">
                      <a:avLst/>
                    </a:prstGeom>
                  </pic:spPr>
                </pic:pic>
              </a:graphicData>
            </a:graphic>
          </wp:inline>
        </w:drawing>
      </w:r>
      <w:r w:rsidRPr="002A4A7B">
        <w:rPr>
          <w:noProof/>
        </w:rPr>
        <w:t xml:space="preserve"> </w:t>
      </w:r>
      <w:bookmarkStart w:id="98" w:name="_Hlk165181401"/>
    </w:p>
    <w:p w14:paraId="4A6F0AEC" w14:textId="78DB61DB" w:rsidR="002D4C4F" w:rsidRPr="0019147C" w:rsidRDefault="002D4C4F" w:rsidP="004551E7">
      <w:pPr>
        <w:pStyle w:val="affb"/>
        <w:rPr>
          <w:rStyle w:val="affc"/>
          <w:rFonts w:ascii="Times New Roman" w:hAnsi="Times New Roman" w:cs="Times New Roman"/>
        </w:rPr>
      </w:pPr>
      <w:bookmarkStart w:id="99" w:name="_Toc199499907"/>
      <w:r w:rsidRPr="0019147C">
        <w:rPr>
          <w:rStyle w:val="affc"/>
          <w:rFonts w:ascii="Times New Roman" w:hAnsi="Times New Roman" w:cs="Times New Roman"/>
        </w:rPr>
        <w:t>圖</w:t>
      </w:r>
      <w:r w:rsidR="0019147C" w:rsidRPr="0019147C">
        <w:rPr>
          <w:rStyle w:val="affc"/>
          <w:rFonts w:ascii="Times New Roman" w:hAnsi="Times New Roman" w:cs="Times New Roman"/>
        </w:rPr>
        <w:t>7</w:t>
      </w:r>
      <w:r w:rsidRPr="0019147C">
        <w:rPr>
          <w:rStyle w:val="affc"/>
          <w:rFonts w:ascii="Times New Roman" w:hAnsi="Times New Roman" w:cs="Times New Roman"/>
        </w:rPr>
        <w:t>資料庫關聯圖</w:t>
      </w:r>
      <w:bookmarkEnd w:id="99"/>
    </w:p>
    <w:p w14:paraId="570CEF3C" w14:textId="77777777" w:rsidR="000361DF" w:rsidRPr="0034463A" w:rsidRDefault="000361DF" w:rsidP="000361DF">
      <w:pPr>
        <w:pStyle w:val="a3"/>
        <w:rPr>
          <w:rFonts w:ascii="Times New Roman" w:eastAsiaTheme="minorEastAsia" w:hAnsi="Times New Roman" w:cs="Times New Roman"/>
        </w:rPr>
      </w:pPr>
    </w:p>
    <w:p w14:paraId="42DD6AE4" w14:textId="6E067DB5" w:rsidR="006C4AB7" w:rsidRPr="00AB0AE6" w:rsidRDefault="00994F76" w:rsidP="00D1413A">
      <w:pPr>
        <w:pStyle w:val="2"/>
      </w:pPr>
      <w:bookmarkStart w:id="100" w:name="_Toc134262600"/>
      <w:bookmarkStart w:id="101" w:name="_Toc199885117"/>
      <w:bookmarkEnd w:id="98"/>
      <w:r w:rsidRPr="0034463A">
        <w:rPr>
          <w:rFonts w:hint="eastAsia"/>
        </w:rPr>
        <w:t>資料總表</w:t>
      </w:r>
      <w:bookmarkEnd w:id="100"/>
      <w:bookmarkEnd w:id="101"/>
    </w:p>
    <w:p w14:paraId="5A751A38" w14:textId="05918459" w:rsidR="00342A5A" w:rsidRPr="006F5091" w:rsidRDefault="00342A5A" w:rsidP="00376934">
      <w:pPr>
        <w:pStyle w:val="afd"/>
        <w:rPr>
          <w:rFonts w:cs="Times New Roman"/>
        </w:rPr>
      </w:pPr>
      <w:bookmarkStart w:id="102" w:name="_Toc198916113"/>
      <w:bookmarkStart w:id="103" w:name="_Toc199409511"/>
      <w:r w:rsidRPr="006F5091">
        <w:rPr>
          <w:rFonts w:cs="Times New Roman"/>
        </w:rPr>
        <w:t>表</w:t>
      </w:r>
      <w:r w:rsidR="00BC0C06">
        <w:rPr>
          <w:rFonts w:cs="Times New Roman" w:hint="eastAsia"/>
        </w:rPr>
        <w:t>1</w:t>
      </w:r>
      <w:r w:rsidR="00BC0C06">
        <w:rPr>
          <w:rFonts w:cs="Times New Roman"/>
        </w:rPr>
        <w:t>0</w:t>
      </w:r>
      <w:r w:rsidRPr="006F5091">
        <w:rPr>
          <w:rFonts w:cs="Times New Roman"/>
        </w:rPr>
        <w:t>系統資料表清單</w:t>
      </w:r>
      <w:bookmarkEnd w:id="102"/>
      <w:bookmarkEnd w:id="103"/>
    </w:p>
    <w:tbl>
      <w:tblPr>
        <w:tblStyle w:val="ac"/>
        <w:tblW w:w="5131" w:type="pct"/>
        <w:jc w:val="center"/>
        <w:tblLook w:val="04A0" w:firstRow="1" w:lastRow="0" w:firstColumn="1" w:lastColumn="0" w:noHBand="0" w:noVBand="1"/>
      </w:tblPr>
      <w:tblGrid>
        <w:gridCol w:w="621"/>
        <w:gridCol w:w="1979"/>
        <w:gridCol w:w="1958"/>
        <w:gridCol w:w="3962"/>
      </w:tblGrid>
      <w:tr w:rsidR="00827DFC" w:rsidRPr="00827DFC" w14:paraId="7D5B00DA" w14:textId="6381C503" w:rsidTr="00E46CE4">
        <w:trPr>
          <w:trHeight w:val="618"/>
          <w:tblHeader/>
          <w:jc w:val="center"/>
        </w:trPr>
        <w:tc>
          <w:tcPr>
            <w:tcW w:w="412" w:type="pct"/>
            <w:shd w:val="clear" w:color="auto" w:fill="D0CECE" w:themeFill="background2" w:themeFillShade="E6"/>
            <w:vAlign w:val="center"/>
          </w:tcPr>
          <w:p w14:paraId="18A1B0AE" w14:textId="357F7370" w:rsidR="005060BC" w:rsidRPr="0034463A" w:rsidRDefault="005060BC" w:rsidP="001C324C">
            <w:pPr>
              <w:pStyle w:val="af9"/>
            </w:pPr>
            <w:r w:rsidRPr="0034463A">
              <w:rPr>
                <w:rFonts w:hint="eastAsia"/>
              </w:rPr>
              <w:lastRenderedPageBreak/>
              <w:t>項次</w:t>
            </w:r>
          </w:p>
        </w:tc>
        <w:tc>
          <w:tcPr>
            <w:tcW w:w="1209" w:type="pct"/>
            <w:shd w:val="clear" w:color="auto" w:fill="D0CECE" w:themeFill="background2" w:themeFillShade="E6"/>
            <w:vAlign w:val="center"/>
          </w:tcPr>
          <w:p w14:paraId="0E03B2B8" w14:textId="7D4BEDF5" w:rsidR="005060BC" w:rsidRPr="0034463A" w:rsidRDefault="005060BC" w:rsidP="001C324C">
            <w:pPr>
              <w:pStyle w:val="af9"/>
            </w:pPr>
            <w:r w:rsidRPr="0034463A">
              <w:t>中文</w:t>
            </w:r>
            <w:r w:rsidRPr="0034463A">
              <w:rPr>
                <w:rFonts w:hint="eastAsia"/>
              </w:rPr>
              <w:t>名稱</w:t>
            </w:r>
          </w:p>
        </w:tc>
        <w:tc>
          <w:tcPr>
            <w:tcW w:w="1007" w:type="pct"/>
            <w:shd w:val="clear" w:color="auto" w:fill="D0CECE" w:themeFill="background2" w:themeFillShade="E6"/>
            <w:vAlign w:val="center"/>
          </w:tcPr>
          <w:p w14:paraId="3EEBF677" w14:textId="1B3F9D2C" w:rsidR="005060BC" w:rsidRPr="0034463A" w:rsidRDefault="005060BC" w:rsidP="001C324C">
            <w:pPr>
              <w:pStyle w:val="af9"/>
            </w:pPr>
            <w:r w:rsidRPr="0034463A">
              <w:rPr>
                <w:rFonts w:hint="eastAsia"/>
              </w:rPr>
              <w:t>英文名稱</w:t>
            </w:r>
          </w:p>
        </w:tc>
        <w:tc>
          <w:tcPr>
            <w:tcW w:w="2372" w:type="pct"/>
            <w:shd w:val="clear" w:color="auto" w:fill="D0CECE" w:themeFill="background2" w:themeFillShade="E6"/>
            <w:vAlign w:val="center"/>
          </w:tcPr>
          <w:p w14:paraId="046FDFCE" w14:textId="1B810993" w:rsidR="005060BC" w:rsidRPr="0034463A" w:rsidRDefault="005060BC" w:rsidP="001C324C">
            <w:pPr>
              <w:pStyle w:val="af9"/>
            </w:pPr>
            <w:r w:rsidRPr="0034463A">
              <w:rPr>
                <w:rFonts w:hint="eastAsia"/>
              </w:rPr>
              <w:t>資料表介紹</w:t>
            </w:r>
          </w:p>
        </w:tc>
      </w:tr>
      <w:tr w:rsidR="00827DFC" w:rsidRPr="00827DFC" w14:paraId="2B098124" w14:textId="52E9A1E6" w:rsidTr="00E46CE4">
        <w:trPr>
          <w:trHeight w:val="1294"/>
          <w:tblHeader/>
          <w:jc w:val="center"/>
        </w:trPr>
        <w:tc>
          <w:tcPr>
            <w:tcW w:w="412" w:type="pct"/>
            <w:vAlign w:val="center"/>
          </w:tcPr>
          <w:p w14:paraId="273CB24B" w14:textId="757C64BA" w:rsidR="005060BC" w:rsidRPr="0034463A" w:rsidRDefault="005060BC" w:rsidP="001C324C">
            <w:pPr>
              <w:pStyle w:val="af9"/>
            </w:pPr>
            <w:r w:rsidRPr="0034463A">
              <w:rPr>
                <w:rFonts w:hint="eastAsia"/>
              </w:rPr>
              <w:t>1</w:t>
            </w:r>
          </w:p>
        </w:tc>
        <w:tc>
          <w:tcPr>
            <w:tcW w:w="1209" w:type="pct"/>
            <w:vAlign w:val="center"/>
          </w:tcPr>
          <w:p w14:paraId="5E90ADE7" w14:textId="43E14EB1" w:rsidR="005060BC" w:rsidRPr="0034463A" w:rsidRDefault="0097507B" w:rsidP="001C324C">
            <w:pPr>
              <w:pStyle w:val="af9"/>
            </w:pPr>
            <w:r w:rsidRPr="0034463A">
              <w:rPr>
                <w:rFonts w:hint="eastAsia"/>
              </w:rPr>
              <w:t>使用者資料</w:t>
            </w:r>
            <w:r w:rsidR="006B7596" w:rsidRPr="0034463A">
              <w:rPr>
                <w:rFonts w:hint="eastAsia"/>
              </w:rPr>
              <w:t>表</w:t>
            </w:r>
          </w:p>
        </w:tc>
        <w:tc>
          <w:tcPr>
            <w:tcW w:w="1007" w:type="pct"/>
            <w:vAlign w:val="center"/>
          </w:tcPr>
          <w:p w14:paraId="6F6C5BC5" w14:textId="07C8102E" w:rsidR="005060BC" w:rsidRPr="0034463A" w:rsidRDefault="00B81893" w:rsidP="001C324C">
            <w:pPr>
              <w:pStyle w:val="af9"/>
            </w:pPr>
            <w:r w:rsidRPr="0034463A">
              <w:rPr>
                <w:rFonts w:hint="eastAsia"/>
              </w:rPr>
              <w:t>users</w:t>
            </w:r>
          </w:p>
        </w:tc>
        <w:tc>
          <w:tcPr>
            <w:tcW w:w="2372" w:type="pct"/>
            <w:vAlign w:val="center"/>
          </w:tcPr>
          <w:p w14:paraId="67F4DA01" w14:textId="510D8CC0" w:rsidR="005060BC" w:rsidRPr="0034463A" w:rsidRDefault="00827DFC" w:rsidP="00827DFC">
            <w:pPr>
              <w:pStyle w:val="af9"/>
            </w:pPr>
            <w:r w:rsidRPr="0034463A">
              <w:rPr>
                <w:rFonts w:hint="eastAsia"/>
              </w:rPr>
              <w:t>紀錄</w:t>
            </w:r>
            <w:r w:rsidR="0082132F" w:rsidRPr="0034463A">
              <w:rPr>
                <w:rFonts w:hint="eastAsia"/>
              </w:rPr>
              <w:t>註冊帳戶</w:t>
            </w:r>
            <w:r w:rsidRPr="0034463A">
              <w:rPr>
                <w:rFonts w:hint="eastAsia"/>
              </w:rPr>
              <w:t>的基本資料，例如姓名</w:t>
            </w:r>
            <w:r w:rsidR="006B6E6C" w:rsidRPr="0034463A">
              <w:rPr>
                <w:rFonts w:hint="eastAsia"/>
              </w:rPr>
              <w:t>(ID)</w:t>
            </w:r>
            <w:r w:rsidRPr="0034463A">
              <w:rPr>
                <w:rFonts w:hint="eastAsia"/>
              </w:rPr>
              <w:t>、</w:t>
            </w:r>
            <w:r w:rsidR="00D72047" w:rsidRPr="0034463A">
              <w:rPr>
                <w:rFonts w:hint="eastAsia"/>
              </w:rPr>
              <w:t>帳號</w:t>
            </w:r>
            <w:r w:rsidRPr="0034463A">
              <w:rPr>
                <w:rFonts w:hint="eastAsia"/>
              </w:rPr>
              <w:t>、</w:t>
            </w:r>
            <w:r w:rsidR="00D72047" w:rsidRPr="0034463A">
              <w:rPr>
                <w:rFonts w:hint="eastAsia"/>
              </w:rPr>
              <w:t>密碼</w:t>
            </w:r>
            <w:r w:rsidRPr="0034463A">
              <w:rPr>
                <w:rFonts w:hint="eastAsia"/>
              </w:rPr>
              <w:t>、</w:t>
            </w:r>
            <w:r w:rsidR="00557889" w:rsidRPr="0034463A">
              <w:rPr>
                <w:rFonts w:hint="eastAsia"/>
              </w:rPr>
              <w:t>聯絡資訊</w:t>
            </w:r>
            <w:r w:rsidRPr="0034463A">
              <w:rPr>
                <w:rFonts w:hint="eastAsia"/>
              </w:rPr>
              <w:t>、</w:t>
            </w:r>
            <w:r w:rsidR="0039285B" w:rsidRPr="0034463A">
              <w:rPr>
                <w:rFonts w:hint="eastAsia"/>
              </w:rPr>
              <w:t>使用者狀態</w:t>
            </w:r>
          </w:p>
        </w:tc>
      </w:tr>
      <w:tr w:rsidR="00827DFC" w:rsidRPr="00827DFC" w14:paraId="4BD1EC0E" w14:textId="375C5652" w:rsidTr="00E46CE4">
        <w:trPr>
          <w:trHeight w:val="146"/>
          <w:tblHeader/>
          <w:jc w:val="center"/>
        </w:trPr>
        <w:tc>
          <w:tcPr>
            <w:tcW w:w="412" w:type="pct"/>
            <w:vAlign w:val="center"/>
          </w:tcPr>
          <w:p w14:paraId="26ABFD33" w14:textId="403139FE" w:rsidR="005060BC" w:rsidRPr="0034463A" w:rsidRDefault="005060BC" w:rsidP="001C324C">
            <w:pPr>
              <w:pStyle w:val="af9"/>
            </w:pPr>
            <w:r w:rsidRPr="0034463A">
              <w:rPr>
                <w:rFonts w:hint="eastAsia"/>
              </w:rPr>
              <w:t>2</w:t>
            </w:r>
          </w:p>
        </w:tc>
        <w:tc>
          <w:tcPr>
            <w:tcW w:w="1209" w:type="pct"/>
            <w:vAlign w:val="center"/>
          </w:tcPr>
          <w:p w14:paraId="2F1D4D11" w14:textId="710E4731" w:rsidR="005060BC" w:rsidRPr="0034463A" w:rsidRDefault="003D00D0" w:rsidP="001C324C">
            <w:pPr>
              <w:pStyle w:val="af9"/>
            </w:pPr>
            <w:r w:rsidRPr="0034463A">
              <w:rPr>
                <w:rFonts w:hint="eastAsia"/>
              </w:rPr>
              <w:t>書籍資料表</w:t>
            </w:r>
          </w:p>
        </w:tc>
        <w:tc>
          <w:tcPr>
            <w:tcW w:w="1007" w:type="pct"/>
            <w:vAlign w:val="center"/>
          </w:tcPr>
          <w:p w14:paraId="12226037" w14:textId="748E4DC8" w:rsidR="005060BC" w:rsidRPr="0034463A" w:rsidRDefault="003A2F8E" w:rsidP="001C324C">
            <w:pPr>
              <w:pStyle w:val="af9"/>
            </w:pPr>
            <w:r w:rsidRPr="0034463A">
              <w:rPr>
                <w:rFonts w:hint="eastAsia"/>
              </w:rPr>
              <w:t>books</w:t>
            </w:r>
          </w:p>
        </w:tc>
        <w:tc>
          <w:tcPr>
            <w:tcW w:w="2372" w:type="pct"/>
            <w:vAlign w:val="center"/>
          </w:tcPr>
          <w:p w14:paraId="6C68483A" w14:textId="64828467" w:rsidR="005060BC" w:rsidRPr="0034463A" w:rsidRDefault="00435D01" w:rsidP="00827DFC">
            <w:pPr>
              <w:pStyle w:val="af9"/>
            </w:pPr>
            <w:r w:rsidRPr="0034463A">
              <w:rPr>
                <w:rFonts w:hint="eastAsia"/>
              </w:rPr>
              <w:t>紀錄有關書籍的各項資訊，例如書籍</w:t>
            </w:r>
            <w:r w:rsidRPr="0034463A">
              <w:rPr>
                <w:rFonts w:hint="eastAsia"/>
              </w:rPr>
              <w:t>ID</w:t>
            </w:r>
            <w:r w:rsidRPr="0034463A">
              <w:rPr>
                <w:rFonts w:hint="eastAsia"/>
              </w:rPr>
              <w:t>、書名、作者、價格、書況、賣家資訊、上架時間、是否通過審核</w:t>
            </w:r>
          </w:p>
        </w:tc>
      </w:tr>
      <w:tr w:rsidR="00827DFC" w:rsidRPr="00827DFC" w14:paraId="04110A37" w14:textId="77A7BB00" w:rsidTr="00E46CE4">
        <w:trPr>
          <w:trHeight w:val="146"/>
          <w:tblHeader/>
          <w:jc w:val="center"/>
        </w:trPr>
        <w:tc>
          <w:tcPr>
            <w:tcW w:w="412" w:type="pct"/>
            <w:vAlign w:val="center"/>
          </w:tcPr>
          <w:p w14:paraId="4F59B944" w14:textId="3B8A9A05" w:rsidR="005060BC" w:rsidRPr="0034463A" w:rsidRDefault="005060BC" w:rsidP="001C324C">
            <w:pPr>
              <w:pStyle w:val="af9"/>
            </w:pPr>
            <w:r w:rsidRPr="0034463A">
              <w:rPr>
                <w:rFonts w:hint="eastAsia"/>
              </w:rPr>
              <w:t>3</w:t>
            </w:r>
          </w:p>
        </w:tc>
        <w:tc>
          <w:tcPr>
            <w:tcW w:w="1209" w:type="pct"/>
            <w:vAlign w:val="center"/>
          </w:tcPr>
          <w:p w14:paraId="402539EC" w14:textId="1EE1E04F" w:rsidR="005060BC" w:rsidRPr="0034463A" w:rsidRDefault="00444320" w:rsidP="001C324C">
            <w:pPr>
              <w:pStyle w:val="af9"/>
            </w:pPr>
            <w:r w:rsidRPr="0034463A">
              <w:rPr>
                <w:rFonts w:hint="eastAsia"/>
              </w:rPr>
              <w:t>收藏書籍資料表</w:t>
            </w:r>
          </w:p>
        </w:tc>
        <w:tc>
          <w:tcPr>
            <w:tcW w:w="1007" w:type="pct"/>
            <w:vAlign w:val="center"/>
          </w:tcPr>
          <w:p w14:paraId="6F2BF2DD" w14:textId="43DEE0F5" w:rsidR="005060BC" w:rsidRPr="0034463A" w:rsidRDefault="00D14628" w:rsidP="001C324C">
            <w:pPr>
              <w:pStyle w:val="af9"/>
            </w:pPr>
            <w:r w:rsidRPr="0034463A">
              <w:rPr>
                <w:rFonts w:hint="eastAsia"/>
              </w:rPr>
              <w:t>f</w:t>
            </w:r>
            <w:r w:rsidR="00380859" w:rsidRPr="0034463A">
              <w:rPr>
                <w:rFonts w:hint="eastAsia"/>
              </w:rPr>
              <w:t>av</w:t>
            </w:r>
            <w:r w:rsidR="004C3900" w:rsidRPr="0034463A">
              <w:rPr>
                <w:rFonts w:hint="eastAsia"/>
              </w:rPr>
              <w:t>orites</w:t>
            </w:r>
          </w:p>
        </w:tc>
        <w:tc>
          <w:tcPr>
            <w:tcW w:w="2372" w:type="pct"/>
            <w:vAlign w:val="center"/>
          </w:tcPr>
          <w:p w14:paraId="78BDD86C" w14:textId="63E3A19B" w:rsidR="005060BC" w:rsidRPr="0034463A" w:rsidRDefault="00783A6A" w:rsidP="00827DFC">
            <w:pPr>
              <w:pStyle w:val="af9"/>
            </w:pPr>
            <w:r w:rsidRPr="0034463A">
              <w:rPr>
                <w:rFonts w:hint="eastAsia"/>
              </w:rPr>
              <w:t>紀錄</w:t>
            </w:r>
            <w:r w:rsidR="00F42A76" w:rsidRPr="0034463A">
              <w:rPr>
                <w:rFonts w:hint="eastAsia"/>
              </w:rPr>
              <w:t>被</w:t>
            </w:r>
            <w:r w:rsidRPr="0034463A">
              <w:rPr>
                <w:rFonts w:hint="eastAsia"/>
              </w:rPr>
              <w:t>收藏書籍</w:t>
            </w:r>
            <w:r w:rsidR="00F42A76" w:rsidRPr="0034463A">
              <w:rPr>
                <w:rFonts w:hint="eastAsia"/>
              </w:rPr>
              <w:t>與收藏者</w:t>
            </w:r>
          </w:p>
        </w:tc>
      </w:tr>
      <w:tr w:rsidR="00827DFC" w:rsidRPr="00827DFC" w14:paraId="71D281A3" w14:textId="262496F4" w:rsidTr="00E46CE4">
        <w:trPr>
          <w:trHeight w:val="1294"/>
          <w:tblHeader/>
          <w:jc w:val="center"/>
        </w:trPr>
        <w:tc>
          <w:tcPr>
            <w:tcW w:w="412" w:type="pct"/>
            <w:vAlign w:val="center"/>
          </w:tcPr>
          <w:p w14:paraId="1CC19243" w14:textId="4F437600" w:rsidR="005060BC" w:rsidRPr="0034463A" w:rsidRDefault="005060BC" w:rsidP="001C324C">
            <w:pPr>
              <w:pStyle w:val="af9"/>
            </w:pPr>
            <w:r w:rsidRPr="0034463A">
              <w:rPr>
                <w:rFonts w:hint="eastAsia"/>
              </w:rPr>
              <w:t>4</w:t>
            </w:r>
          </w:p>
        </w:tc>
        <w:tc>
          <w:tcPr>
            <w:tcW w:w="1209" w:type="pct"/>
            <w:vAlign w:val="center"/>
          </w:tcPr>
          <w:p w14:paraId="4914C33F" w14:textId="2957D441" w:rsidR="005060BC" w:rsidRPr="0034463A" w:rsidRDefault="00346960" w:rsidP="001C324C">
            <w:pPr>
              <w:pStyle w:val="af9"/>
            </w:pPr>
            <w:r w:rsidRPr="0034463A">
              <w:rPr>
                <w:rFonts w:hint="eastAsia"/>
              </w:rPr>
              <w:t>聯絡訊息資料表</w:t>
            </w:r>
          </w:p>
        </w:tc>
        <w:tc>
          <w:tcPr>
            <w:tcW w:w="1007" w:type="pct"/>
            <w:vAlign w:val="center"/>
          </w:tcPr>
          <w:p w14:paraId="3C93167D" w14:textId="4A28A494" w:rsidR="005060BC" w:rsidRPr="0034463A" w:rsidRDefault="00E062B3" w:rsidP="001C324C">
            <w:pPr>
              <w:pStyle w:val="af9"/>
            </w:pPr>
            <w:r w:rsidRPr="0034463A">
              <w:rPr>
                <w:rFonts w:hint="eastAsia"/>
              </w:rPr>
              <w:t>messages</w:t>
            </w:r>
          </w:p>
        </w:tc>
        <w:tc>
          <w:tcPr>
            <w:tcW w:w="2372" w:type="pct"/>
            <w:vAlign w:val="center"/>
          </w:tcPr>
          <w:p w14:paraId="64BFE1E2" w14:textId="4FB0F20A" w:rsidR="005060BC" w:rsidRPr="0034463A" w:rsidRDefault="000E6466" w:rsidP="00827DFC">
            <w:pPr>
              <w:pStyle w:val="af9"/>
            </w:pPr>
            <w:r w:rsidRPr="0034463A">
              <w:rPr>
                <w:rFonts w:hint="eastAsia"/>
              </w:rPr>
              <w:t>紀錄買家與賣家雙方聯絡時的情況，例如訊息發送者</w:t>
            </w:r>
            <w:r w:rsidR="000B7EFF" w:rsidRPr="0034463A">
              <w:rPr>
                <w:rFonts w:hint="eastAsia"/>
              </w:rPr>
              <w:t>、接收者、訊息內容與發送時間</w:t>
            </w:r>
          </w:p>
        </w:tc>
      </w:tr>
      <w:tr w:rsidR="00827DFC" w:rsidRPr="00827DFC" w14:paraId="271DFC20" w14:textId="304993BD" w:rsidTr="00E46CE4">
        <w:trPr>
          <w:trHeight w:val="868"/>
          <w:tblHeader/>
          <w:jc w:val="center"/>
        </w:trPr>
        <w:tc>
          <w:tcPr>
            <w:tcW w:w="412" w:type="pct"/>
            <w:vAlign w:val="center"/>
          </w:tcPr>
          <w:p w14:paraId="33C44E51" w14:textId="6816BD3B" w:rsidR="005060BC" w:rsidRPr="0034463A" w:rsidRDefault="00E9111B" w:rsidP="001C324C">
            <w:pPr>
              <w:pStyle w:val="af9"/>
            </w:pPr>
            <w:r w:rsidRPr="0034463A">
              <w:rPr>
                <w:rFonts w:hint="eastAsia"/>
              </w:rPr>
              <w:t>5</w:t>
            </w:r>
          </w:p>
        </w:tc>
        <w:tc>
          <w:tcPr>
            <w:tcW w:w="1209" w:type="pct"/>
            <w:vAlign w:val="center"/>
          </w:tcPr>
          <w:p w14:paraId="0CFD35E5" w14:textId="64AB295B" w:rsidR="005060BC" w:rsidRPr="0034463A" w:rsidRDefault="00E9111B" w:rsidP="001C324C">
            <w:pPr>
              <w:pStyle w:val="af9"/>
            </w:pPr>
            <w:r w:rsidRPr="0034463A">
              <w:rPr>
                <w:rFonts w:hint="eastAsia"/>
              </w:rPr>
              <w:t>回饋表單資料表</w:t>
            </w:r>
          </w:p>
        </w:tc>
        <w:tc>
          <w:tcPr>
            <w:tcW w:w="1007" w:type="pct"/>
            <w:vAlign w:val="center"/>
          </w:tcPr>
          <w:p w14:paraId="69095C12" w14:textId="7A7618E8" w:rsidR="005060BC" w:rsidRPr="0034463A" w:rsidRDefault="0001444C" w:rsidP="001C324C">
            <w:pPr>
              <w:pStyle w:val="af9"/>
            </w:pPr>
            <w:r w:rsidRPr="0034463A">
              <w:rPr>
                <w:rFonts w:hint="eastAsia"/>
              </w:rPr>
              <w:t>feed</w:t>
            </w:r>
            <w:r w:rsidR="00F360C2" w:rsidRPr="0034463A">
              <w:rPr>
                <w:rFonts w:hint="eastAsia"/>
              </w:rPr>
              <w:t>back</w:t>
            </w:r>
          </w:p>
        </w:tc>
        <w:tc>
          <w:tcPr>
            <w:tcW w:w="2372" w:type="pct"/>
            <w:vAlign w:val="center"/>
          </w:tcPr>
          <w:p w14:paraId="11B57E13" w14:textId="0EB2DE75" w:rsidR="005060BC" w:rsidRPr="0034463A" w:rsidRDefault="00831C98" w:rsidP="00827DFC">
            <w:pPr>
              <w:pStyle w:val="af9"/>
            </w:pPr>
            <w:r w:rsidRPr="0034463A">
              <w:rPr>
                <w:rFonts w:hint="eastAsia"/>
              </w:rPr>
              <w:t>紀錄回饋表單資料，例如填寫者、回覆內容、提交時間</w:t>
            </w:r>
          </w:p>
        </w:tc>
      </w:tr>
      <w:tr w:rsidR="00827DFC" w:rsidRPr="00827DFC" w14:paraId="3EC52D7D" w14:textId="7AB24C28" w:rsidTr="00E46CE4">
        <w:trPr>
          <w:trHeight w:val="851"/>
          <w:tblHeader/>
          <w:jc w:val="center"/>
        </w:trPr>
        <w:tc>
          <w:tcPr>
            <w:tcW w:w="412" w:type="pct"/>
            <w:vAlign w:val="center"/>
          </w:tcPr>
          <w:p w14:paraId="445E2C72" w14:textId="7F0CD6E3" w:rsidR="005060BC" w:rsidRPr="0034463A" w:rsidRDefault="00831C98" w:rsidP="001C324C">
            <w:pPr>
              <w:pStyle w:val="af9"/>
            </w:pPr>
            <w:r w:rsidRPr="0034463A">
              <w:t>6</w:t>
            </w:r>
          </w:p>
        </w:tc>
        <w:tc>
          <w:tcPr>
            <w:tcW w:w="1209" w:type="pct"/>
            <w:vAlign w:val="center"/>
          </w:tcPr>
          <w:p w14:paraId="6BDBDC91" w14:textId="59AAFF5B" w:rsidR="005060BC" w:rsidRPr="0034463A" w:rsidRDefault="006B1F57" w:rsidP="001C324C">
            <w:pPr>
              <w:pStyle w:val="af9"/>
            </w:pPr>
            <w:r w:rsidRPr="0034463A">
              <w:rPr>
                <w:rFonts w:hint="eastAsia"/>
              </w:rPr>
              <w:t>管理員操作紀錄</w:t>
            </w:r>
          </w:p>
        </w:tc>
        <w:tc>
          <w:tcPr>
            <w:tcW w:w="1007" w:type="pct"/>
            <w:vAlign w:val="center"/>
          </w:tcPr>
          <w:p w14:paraId="6CA987A1" w14:textId="3AA62225" w:rsidR="005060BC" w:rsidRPr="0034463A" w:rsidRDefault="00237A51" w:rsidP="001C324C">
            <w:pPr>
              <w:pStyle w:val="af9"/>
            </w:pPr>
            <w:r w:rsidRPr="0034463A">
              <w:rPr>
                <w:rFonts w:hint="eastAsia"/>
              </w:rPr>
              <w:t>a</w:t>
            </w:r>
            <w:r w:rsidR="00665DFD" w:rsidRPr="0034463A">
              <w:rPr>
                <w:rFonts w:hint="eastAsia"/>
              </w:rPr>
              <w:t>dmin</w:t>
            </w:r>
            <w:r w:rsidRPr="0034463A">
              <w:rPr>
                <w:rFonts w:hint="eastAsia"/>
              </w:rPr>
              <w:t>_</w:t>
            </w:r>
            <w:r w:rsidR="00FB4F85" w:rsidRPr="0034463A">
              <w:rPr>
                <w:rFonts w:hint="eastAsia"/>
              </w:rPr>
              <w:t>logs</w:t>
            </w:r>
          </w:p>
        </w:tc>
        <w:tc>
          <w:tcPr>
            <w:tcW w:w="2372" w:type="pct"/>
            <w:vAlign w:val="center"/>
          </w:tcPr>
          <w:p w14:paraId="25208FA5" w14:textId="7E700FB8" w:rsidR="005060BC" w:rsidRPr="0034463A" w:rsidRDefault="006365DF" w:rsidP="00827DFC">
            <w:pPr>
              <w:pStyle w:val="af9"/>
            </w:pPr>
            <w:r w:rsidRPr="0034463A">
              <w:rPr>
                <w:rFonts w:hint="eastAsia"/>
              </w:rPr>
              <w:t>紀錄管理員與操作內容、對象使用者</w:t>
            </w:r>
            <w:r w:rsidRPr="0034463A">
              <w:rPr>
                <w:rFonts w:hint="eastAsia"/>
              </w:rPr>
              <w:t>(</w:t>
            </w:r>
            <w:r w:rsidRPr="0034463A">
              <w:rPr>
                <w:rFonts w:hint="eastAsia"/>
              </w:rPr>
              <w:t>可為</w:t>
            </w:r>
            <w:r w:rsidRPr="0034463A">
              <w:rPr>
                <w:rFonts w:hint="eastAsia"/>
              </w:rPr>
              <w:t>Null</w:t>
            </w:r>
            <w:r w:rsidRPr="0034463A">
              <w:rPr>
                <w:rFonts w:hint="eastAsia"/>
              </w:rPr>
              <w:t>值</w:t>
            </w:r>
            <w:r w:rsidRPr="0034463A">
              <w:rPr>
                <w:rFonts w:hint="eastAsia"/>
              </w:rPr>
              <w:t>)</w:t>
            </w:r>
            <w:r w:rsidRPr="0034463A">
              <w:rPr>
                <w:rFonts w:hint="eastAsia"/>
              </w:rPr>
              <w:t>、操作時間</w:t>
            </w:r>
          </w:p>
        </w:tc>
      </w:tr>
      <w:tr w:rsidR="00827DFC" w:rsidRPr="00827DFC" w14:paraId="3CE1B243" w14:textId="6D33832E" w:rsidTr="00E46CE4">
        <w:trPr>
          <w:trHeight w:val="851"/>
          <w:tblHeader/>
          <w:jc w:val="center"/>
        </w:trPr>
        <w:tc>
          <w:tcPr>
            <w:tcW w:w="412" w:type="pct"/>
            <w:vAlign w:val="center"/>
          </w:tcPr>
          <w:p w14:paraId="2D6EF3F2" w14:textId="2C17F4BD" w:rsidR="005060BC" w:rsidRPr="0034463A" w:rsidRDefault="006365DF" w:rsidP="001C324C">
            <w:pPr>
              <w:pStyle w:val="af9"/>
            </w:pPr>
            <w:r w:rsidRPr="0034463A">
              <w:t>7</w:t>
            </w:r>
          </w:p>
        </w:tc>
        <w:tc>
          <w:tcPr>
            <w:tcW w:w="1209" w:type="pct"/>
            <w:vAlign w:val="center"/>
          </w:tcPr>
          <w:p w14:paraId="14915519" w14:textId="5A098D31" w:rsidR="005060BC" w:rsidRPr="0034463A" w:rsidRDefault="003951B7" w:rsidP="001C324C">
            <w:pPr>
              <w:pStyle w:val="af9"/>
            </w:pPr>
            <w:r w:rsidRPr="0034463A">
              <w:rPr>
                <w:rFonts w:hint="eastAsia"/>
              </w:rPr>
              <w:t>系統公告</w:t>
            </w:r>
          </w:p>
        </w:tc>
        <w:tc>
          <w:tcPr>
            <w:tcW w:w="1007" w:type="pct"/>
            <w:vAlign w:val="center"/>
          </w:tcPr>
          <w:p w14:paraId="267A4CD1" w14:textId="0677A9CA" w:rsidR="005060BC" w:rsidRPr="0034463A" w:rsidRDefault="00C06973" w:rsidP="001C324C">
            <w:pPr>
              <w:pStyle w:val="af9"/>
            </w:pPr>
            <w:r w:rsidRPr="0034463A">
              <w:rPr>
                <w:rFonts w:hint="eastAsia"/>
              </w:rPr>
              <w:t>anno</w:t>
            </w:r>
            <w:r w:rsidR="0006387D" w:rsidRPr="0034463A">
              <w:rPr>
                <w:rFonts w:hint="eastAsia"/>
              </w:rPr>
              <w:t>uncem</w:t>
            </w:r>
            <w:r w:rsidR="0007308A" w:rsidRPr="0034463A">
              <w:rPr>
                <w:rFonts w:hint="eastAsia"/>
              </w:rPr>
              <w:t>ents</w:t>
            </w:r>
          </w:p>
        </w:tc>
        <w:tc>
          <w:tcPr>
            <w:tcW w:w="2372" w:type="pct"/>
            <w:vAlign w:val="center"/>
          </w:tcPr>
          <w:p w14:paraId="6C3C7E89" w14:textId="02505F68" w:rsidR="005060BC" w:rsidRPr="0034463A" w:rsidRDefault="0051704C" w:rsidP="00827DFC">
            <w:pPr>
              <w:pStyle w:val="af9"/>
            </w:pPr>
            <w:r w:rsidRPr="0034463A">
              <w:t>公告標題、公告內容、發布時間、發布者</w:t>
            </w:r>
            <w:r w:rsidRPr="0034463A">
              <w:t>(</w:t>
            </w:r>
            <w:r w:rsidRPr="0034463A">
              <w:t>管理員</w:t>
            </w:r>
            <w:r w:rsidRPr="0034463A">
              <w:t>)</w:t>
            </w:r>
          </w:p>
        </w:tc>
      </w:tr>
    </w:tbl>
    <w:p w14:paraId="708DA0C4" w14:textId="5B9A1F36" w:rsidR="004441BC" w:rsidRDefault="004441BC" w:rsidP="00022E43">
      <w:pPr>
        <w:pStyle w:val="1"/>
      </w:pPr>
      <w:bookmarkStart w:id="104" w:name="_Toc134262601"/>
      <w:bookmarkStart w:id="105" w:name="_Toc199885118"/>
      <w:r w:rsidRPr="0034463A">
        <w:rPr>
          <w:rFonts w:hint="eastAsia"/>
        </w:rPr>
        <w:t>維護與管理</w:t>
      </w:r>
      <w:bookmarkEnd w:id="104"/>
      <w:bookmarkEnd w:id="105"/>
    </w:p>
    <w:p w14:paraId="4C9C1831" w14:textId="4807B4D3" w:rsidR="00FF73A1" w:rsidRPr="00013CA1" w:rsidRDefault="00FF73A1" w:rsidP="00013CA1">
      <w:pPr>
        <w:pStyle w:val="a9"/>
        <w:numPr>
          <w:ilvl w:val="0"/>
          <w:numId w:val="18"/>
        </w:numPr>
        <w:spacing w:line="360" w:lineRule="auto"/>
        <w:ind w:leftChars="0"/>
        <w:rPr>
          <w:rFonts w:asciiTheme="minorEastAsia" w:hAnsiTheme="minorEastAsia" w:cs="Times New Roman"/>
        </w:rPr>
      </w:pPr>
      <w:r w:rsidRPr="00013CA1">
        <w:rPr>
          <w:rFonts w:asciiTheme="minorEastAsia" w:hAnsiTheme="minorEastAsia" w:cs="Times New Roman"/>
          <w:b/>
        </w:rPr>
        <w:t>存取控制</w:t>
      </w:r>
      <w:r w:rsidRPr="00013CA1">
        <w:rPr>
          <w:rFonts w:asciiTheme="minorEastAsia" w:hAnsiTheme="minorEastAsia" w:cs="Times New Roman"/>
        </w:rPr>
        <w:br/>
      </w:r>
      <w:r w:rsidRPr="00013CA1">
        <w:rPr>
          <w:rFonts w:asciiTheme="minorEastAsia" w:hAnsiTheme="minorEastAsia" w:cs="Times New Roman"/>
          <w:sz w:val="24"/>
          <w:szCs w:val="24"/>
        </w:rPr>
        <w:t>系統採用帳號登入驗證機制，僅限經北護學生身分認證者使用交易功能。管理員帳號將設定為最高權限，能進行書籍上架審核、使用者管理與系統設定。一般使用者僅能依其身分進行相應操作（如買家搜尋與聯繫、賣家上架與修改書籍資訊），以避免未授權操作。</w:t>
      </w:r>
    </w:p>
    <w:p w14:paraId="1B58EDD7" w14:textId="686CAD6C" w:rsidR="00FF73A1" w:rsidRPr="00013CA1" w:rsidRDefault="00FF73A1" w:rsidP="00013CA1">
      <w:pPr>
        <w:pStyle w:val="a9"/>
        <w:numPr>
          <w:ilvl w:val="0"/>
          <w:numId w:val="18"/>
        </w:numPr>
        <w:spacing w:line="360" w:lineRule="auto"/>
        <w:ind w:leftChars="0"/>
        <w:rPr>
          <w:rFonts w:asciiTheme="minorEastAsia" w:hAnsiTheme="minorEastAsia" w:cs="Times New Roman"/>
          <w:sz w:val="24"/>
          <w:szCs w:val="24"/>
        </w:rPr>
      </w:pPr>
      <w:r w:rsidRPr="00013CA1">
        <w:rPr>
          <w:rFonts w:asciiTheme="minorEastAsia" w:hAnsiTheme="minorEastAsia" w:cs="Times New Roman"/>
          <w:b/>
        </w:rPr>
        <w:t>資料備份</w:t>
      </w:r>
      <w:r w:rsidRPr="00013CA1">
        <w:rPr>
          <w:rFonts w:asciiTheme="minorEastAsia" w:hAnsiTheme="minorEastAsia" w:cs="Times New Roman"/>
        </w:rPr>
        <w:br/>
      </w:r>
      <w:r w:rsidRPr="00013CA1">
        <w:rPr>
          <w:rFonts w:asciiTheme="minorEastAsia" w:hAnsiTheme="minorEastAsia" w:cs="Times New Roman"/>
          <w:sz w:val="24"/>
          <w:szCs w:val="24"/>
        </w:rPr>
        <w:t>系統資料（包含使用者資訊、書籍清單、交易紀錄、圖片檔案等）將每日進行自動備份，並保留最近 30 日之備份檔案於雲端或異地儲存</w:t>
      </w:r>
      <w:r w:rsidRPr="00013CA1">
        <w:rPr>
          <w:rFonts w:asciiTheme="minorEastAsia" w:hAnsiTheme="minorEastAsia" w:cs="Times New Roman"/>
          <w:sz w:val="24"/>
          <w:szCs w:val="24"/>
        </w:rPr>
        <w:lastRenderedPageBreak/>
        <w:t>空間。</w:t>
      </w:r>
    </w:p>
    <w:p w14:paraId="1168D72C" w14:textId="2F2D97A6" w:rsidR="006F00C1" w:rsidRPr="00013CA1" w:rsidRDefault="00FF73A1" w:rsidP="00013CA1">
      <w:pPr>
        <w:pStyle w:val="a9"/>
        <w:numPr>
          <w:ilvl w:val="0"/>
          <w:numId w:val="18"/>
        </w:numPr>
        <w:spacing w:line="360" w:lineRule="auto"/>
        <w:ind w:leftChars="0"/>
        <w:rPr>
          <w:rFonts w:asciiTheme="minorEastAsia" w:hAnsiTheme="minorEastAsia" w:cs="Times New Roman"/>
          <w:sz w:val="24"/>
          <w:szCs w:val="24"/>
        </w:rPr>
      </w:pPr>
      <w:r w:rsidRPr="00013CA1">
        <w:rPr>
          <w:rFonts w:asciiTheme="minorEastAsia" w:hAnsiTheme="minorEastAsia" w:cs="Times New Roman"/>
          <w:b/>
        </w:rPr>
        <w:t>錯誤恢復與系統還原</w:t>
      </w:r>
      <w:r w:rsidRPr="00013CA1">
        <w:rPr>
          <w:rFonts w:asciiTheme="minorEastAsia" w:hAnsiTheme="minorEastAsia" w:cs="Times New Roman"/>
        </w:rPr>
        <w:br/>
      </w:r>
      <w:r w:rsidRPr="00013CA1">
        <w:rPr>
          <w:rFonts w:asciiTheme="minorEastAsia" w:hAnsiTheme="minorEastAsia" w:cs="Times New Roman"/>
          <w:sz w:val="24"/>
          <w:szCs w:val="24"/>
        </w:rPr>
        <w:t>當系統發生異常（如資料庫損毀、服務中斷等），將依據最近備份版本進行還原，並同步記錄復原流程與異常來源，供後續調整與預防。為加快故障處理速度，系統維運團隊將建置錯誤通報與處理機制，確保平台能於最短時間內恢復正常服務。</w:t>
      </w:r>
    </w:p>
    <w:p w14:paraId="7BBFB57B" w14:textId="271457B2" w:rsidR="008A6832" w:rsidRPr="00015FED" w:rsidRDefault="00032A7C" w:rsidP="00015FED">
      <w:pPr>
        <w:pStyle w:val="1"/>
      </w:pPr>
      <w:bookmarkStart w:id="106" w:name="_Toc199885119"/>
      <w:r w:rsidRPr="0034463A">
        <w:rPr>
          <w:rFonts w:hint="eastAsia"/>
        </w:rPr>
        <w:t>時程</w:t>
      </w:r>
      <w:r w:rsidR="00B3093B" w:rsidRPr="0034463A">
        <w:rPr>
          <w:rFonts w:hint="eastAsia"/>
        </w:rPr>
        <w:t>規劃說明</w:t>
      </w:r>
      <w:bookmarkStart w:id="107" w:name="_Toc198916114"/>
      <w:bookmarkEnd w:id="106"/>
    </w:p>
    <w:p w14:paraId="768A1304" w14:textId="25AC1A3C" w:rsidR="00893B5F" w:rsidRPr="00376934" w:rsidRDefault="00032A7C" w:rsidP="00376934">
      <w:pPr>
        <w:pStyle w:val="afd"/>
      </w:pPr>
      <w:bookmarkStart w:id="108" w:name="_Toc199409512"/>
      <w:bookmarkEnd w:id="107"/>
      <w:r w:rsidRPr="00376934">
        <w:rPr>
          <w:rFonts w:hint="eastAsia"/>
        </w:rPr>
        <w:t>表</w:t>
      </w:r>
      <w:r w:rsidRPr="00376934">
        <w:rPr>
          <w:rFonts w:hint="eastAsia"/>
        </w:rPr>
        <w:t xml:space="preserve"> </w:t>
      </w:r>
      <w:bookmarkStart w:id="109" w:name="_Hlk165188848"/>
      <w:r w:rsidR="00BC0C06">
        <w:t>11</w:t>
      </w:r>
      <w:r w:rsidRPr="00376934">
        <w:fldChar w:fldCharType="begin"/>
      </w:r>
      <w:r w:rsidRPr="00376934">
        <w:instrText xml:space="preserve"> </w:instrText>
      </w:r>
      <w:r w:rsidRPr="00376934">
        <w:rPr>
          <w:rFonts w:hint="eastAsia"/>
        </w:rPr>
        <w:instrText xml:space="preserve">SEQ </w:instrText>
      </w:r>
      <w:r w:rsidRPr="00376934">
        <w:rPr>
          <w:rFonts w:hint="eastAsia"/>
        </w:rPr>
        <w:instrText>表</w:instrText>
      </w:r>
      <w:r w:rsidRPr="00376934">
        <w:rPr>
          <w:rFonts w:hint="eastAsia"/>
        </w:rPr>
        <w:instrText xml:space="preserve"> \* ARABIC</w:instrText>
      </w:r>
      <w:r w:rsidRPr="00376934">
        <w:instrText xml:space="preserve"> </w:instrText>
      </w:r>
      <w:r w:rsidRPr="00376934">
        <w:fldChar w:fldCharType="separate"/>
      </w:r>
      <w:r w:rsidR="008C4CEC">
        <w:rPr>
          <w:noProof/>
        </w:rPr>
        <w:t>4</w:t>
      </w:r>
      <w:r w:rsidRPr="00376934">
        <w:fldChar w:fldCharType="end"/>
      </w:r>
      <w:bookmarkEnd w:id="109"/>
      <w:r w:rsidRPr="00376934">
        <w:rPr>
          <w:rFonts w:hint="eastAsia"/>
        </w:rPr>
        <w:t>人力規劃說明</w:t>
      </w:r>
      <w:bookmarkEnd w:id="108"/>
    </w:p>
    <w:tbl>
      <w:tblPr>
        <w:tblStyle w:val="ac"/>
        <w:tblW w:w="8359" w:type="dxa"/>
        <w:jc w:val="center"/>
        <w:tblLook w:val="04A0" w:firstRow="1" w:lastRow="0" w:firstColumn="1" w:lastColumn="0" w:noHBand="0" w:noVBand="1"/>
      </w:tblPr>
      <w:tblGrid>
        <w:gridCol w:w="1413"/>
        <w:gridCol w:w="1984"/>
        <w:gridCol w:w="709"/>
        <w:gridCol w:w="4253"/>
      </w:tblGrid>
      <w:tr w:rsidR="00FD3E96" w:rsidRPr="004B32EF" w14:paraId="769BEA18" w14:textId="77777777" w:rsidTr="00EE51AF">
        <w:trPr>
          <w:jc w:val="center"/>
        </w:trPr>
        <w:tc>
          <w:tcPr>
            <w:tcW w:w="1413" w:type="dxa"/>
            <w:shd w:val="clear" w:color="auto" w:fill="BFBFBF" w:themeFill="background1" w:themeFillShade="BF"/>
            <w:vAlign w:val="center"/>
          </w:tcPr>
          <w:p w14:paraId="1218FE3F" w14:textId="3B2068E9" w:rsidR="0091758E" w:rsidRPr="0034463A" w:rsidRDefault="0091758E" w:rsidP="001C324C">
            <w:pPr>
              <w:pStyle w:val="af9"/>
            </w:pPr>
            <w:r w:rsidRPr="0034463A">
              <w:t>職稱</w:t>
            </w:r>
          </w:p>
        </w:tc>
        <w:tc>
          <w:tcPr>
            <w:tcW w:w="1984" w:type="dxa"/>
            <w:shd w:val="clear" w:color="auto" w:fill="BFBFBF" w:themeFill="background1" w:themeFillShade="BF"/>
            <w:vAlign w:val="center"/>
          </w:tcPr>
          <w:p w14:paraId="63DE7EF7" w14:textId="65658E81" w:rsidR="0091758E" w:rsidRPr="0034463A" w:rsidRDefault="0091758E" w:rsidP="001C324C">
            <w:pPr>
              <w:pStyle w:val="af9"/>
            </w:pPr>
            <w:r w:rsidRPr="0034463A">
              <w:t>負責人</w:t>
            </w:r>
          </w:p>
        </w:tc>
        <w:tc>
          <w:tcPr>
            <w:tcW w:w="709" w:type="dxa"/>
            <w:shd w:val="clear" w:color="auto" w:fill="BFBFBF" w:themeFill="background1" w:themeFillShade="BF"/>
            <w:vAlign w:val="center"/>
          </w:tcPr>
          <w:p w14:paraId="69B9BFE4" w14:textId="0418DF3B" w:rsidR="0091758E" w:rsidRPr="0034463A" w:rsidRDefault="0091758E" w:rsidP="001C324C">
            <w:pPr>
              <w:pStyle w:val="af9"/>
            </w:pPr>
            <w:r w:rsidRPr="0034463A">
              <w:t>人數</w:t>
            </w:r>
          </w:p>
        </w:tc>
        <w:tc>
          <w:tcPr>
            <w:tcW w:w="4253" w:type="dxa"/>
            <w:shd w:val="clear" w:color="auto" w:fill="BFBFBF" w:themeFill="background1" w:themeFillShade="BF"/>
            <w:vAlign w:val="center"/>
          </w:tcPr>
          <w:p w14:paraId="160378D4" w14:textId="49389148" w:rsidR="0091758E" w:rsidRPr="0034463A" w:rsidRDefault="0091758E" w:rsidP="001C324C">
            <w:pPr>
              <w:pStyle w:val="af9"/>
            </w:pPr>
            <w:r w:rsidRPr="0034463A">
              <w:t>工作內容</w:t>
            </w:r>
          </w:p>
        </w:tc>
      </w:tr>
      <w:tr w:rsidR="00FD3E96" w:rsidRPr="004B32EF" w14:paraId="1E625324" w14:textId="77777777" w:rsidTr="00EE51AF">
        <w:trPr>
          <w:trHeight w:val="1779"/>
          <w:jc w:val="center"/>
        </w:trPr>
        <w:tc>
          <w:tcPr>
            <w:tcW w:w="1413" w:type="dxa"/>
            <w:vAlign w:val="center"/>
          </w:tcPr>
          <w:p w14:paraId="7766A5A6" w14:textId="77777777" w:rsidR="00C76E4B" w:rsidRPr="0034463A" w:rsidRDefault="0091758E" w:rsidP="001C324C">
            <w:pPr>
              <w:pStyle w:val="af9"/>
            </w:pPr>
            <w:r w:rsidRPr="0034463A">
              <w:t>專案經理</w:t>
            </w:r>
          </w:p>
          <w:p w14:paraId="35EDA39E" w14:textId="77777777" w:rsidR="00C76E4B" w:rsidRPr="0034463A" w:rsidRDefault="0091758E" w:rsidP="001C324C">
            <w:pPr>
              <w:pStyle w:val="af9"/>
            </w:pPr>
            <w:r w:rsidRPr="0034463A">
              <w:rPr>
                <w:rFonts w:hint="eastAsia"/>
              </w:rPr>
              <w:t>/</w:t>
            </w:r>
          </w:p>
          <w:p w14:paraId="6107C707" w14:textId="37EDB962" w:rsidR="0091758E" w:rsidRPr="0034463A" w:rsidRDefault="0091758E" w:rsidP="001C324C">
            <w:pPr>
              <w:pStyle w:val="af9"/>
              <w:rPr>
                <w:sz w:val="32"/>
                <w:szCs w:val="32"/>
              </w:rPr>
            </w:pPr>
            <w:r w:rsidRPr="0034463A">
              <w:rPr>
                <w:rFonts w:hint="eastAsia"/>
              </w:rPr>
              <w:t>管理師</w:t>
            </w:r>
          </w:p>
        </w:tc>
        <w:tc>
          <w:tcPr>
            <w:tcW w:w="1984" w:type="dxa"/>
            <w:vAlign w:val="center"/>
          </w:tcPr>
          <w:p w14:paraId="026B5281" w14:textId="1EF6B08A" w:rsidR="0091758E" w:rsidRPr="0034463A" w:rsidRDefault="00F3394B" w:rsidP="001C324C">
            <w:pPr>
              <w:pStyle w:val="af9"/>
            </w:pPr>
            <w:r>
              <w:rPr>
                <w:rFonts w:hint="eastAsia"/>
              </w:rPr>
              <w:t>黃郁心</w:t>
            </w:r>
          </w:p>
        </w:tc>
        <w:tc>
          <w:tcPr>
            <w:tcW w:w="709" w:type="dxa"/>
            <w:vAlign w:val="center"/>
          </w:tcPr>
          <w:p w14:paraId="6A48D51C" w14:textId="06B94299" w:rsidR="0091758E" w:rsidRPr="0034463A" w:rsidRDefault="00883A5A" w:rsidP="001C324C">
            <w:pPr>
              <w:pStyle w:val="af9"/>
            </w:pPr>
            <w:r>
              <w:rPr>
                <w:rFonts w:hint="eastAsia"/>
              </w:rPr>
              <w:t>1</w:t>
            </w:r>
          </w:p>
        </w:tc>
        <w:tc>
          <w:tcPr>
            <w:tcW w:w="4253" w:type="dxa"/>
            <w:vAlign w:val="center"/>
          </w:tcPr>
          <w:p w14:paraId="0AD9F5BA" w14:textId="77777777" w:rsidR="0091758E" w:rsidRPr="0034463A" w:rsidRDefault="0091758E" w:rsidP="00015FED">
            <w:pPr>
              <w:pStyle w:val="af9"/>
            </w:pPr>
            <w:r w:rsidRPr="0034463A">
              <w:t>負責專案的計劃、進度掌控、指揮及協調管理</w:t>
            </w:r>
            <w:r w:rsidRPr="0034463A">
              <w:rPr>
                <w:rFonts w:hint="eastAsia"/>
              </w:rPr>
              <w:t>。</w:t>
            </w:r>
          </w:p>
          <w:p w14:paraId="07248080" w14:textId="66B4916D" w:rsidR="0091758E" w:rsidRPr="0034463A" w:rsidRDefault="0091758E" w:rsidP="00015FED">
            <w:pPr>
              <w:pStyle w:val="af9"/>
            </w:pPr>
            <w:r w:rsidRPr="0034463A">
              <w:t>運用專案管理技術，參與專案的計畫、執行與管控，確保專案能在規定的時間內完成既定目標</w:t>
            </w:r>
          </w:p>
        </w:tc>
      </w:tr>
      <w:tr w:rsidR="00FD3E96" w:rsidRPr="004B32EF" w14:paraId="513881F9" w14:textId="77777777" w:rsidTr="00EE51AF">
        <w:trPr>
          <w:trHeight w:val="1281"/>
          <w:jc w:val="center"/>
        </w:trPr>
        <w:tc>
          <w:tcPr>
            <w:tcW w:w="1413" w:type="dxa"/>
            <w:vAlign w:val="center"/>
          </w:tcPr>
          <w:p w14:paraId="36435D41" w14:textId="77777777" w:rsidR="0091758E" w:rsidRPr="0034463A" w:rsidRDefault="0091758E" w:rsidP="001C324C">
            <w:pPr>
              <w:pStyle w:val="af9"/>
            </w:pPr>
            <w:r w:rsidRPr="0034463A">
              <w:t>系統測試</w:t>
            </w:r>
          </w:p>
          <w:p w14:paraId="3D1C5F19" w14:textId="515D4C12" w:rsidR="0091758E" w:rsidRPr="0034463A" w:rsidRDefault="0091758E" w:rsidP="001C324C">
            <w:pPr>
              <w:pStyle w:val="af9"/>
              <w:rPr>
                <w:sz w:val="32"/>
                <w:szCs w:val="32"/>
              </w:rPr>
            </w:pPr>
            <w:r w:rsidRPr="0034463A">
              <w:t>維護人員</w:t>
            </w:r>
          </w:p>
        </w:tc>
        <w:tc>
          <w:tcPr>
            <w:tcW w:w="1984" w:type="dxa"/>
            <w:vAlign w:val="center"/>
          </w:tcPr>
          <w:p w14:paraId="047925D1" w14:textId="5AE696F8" w:rsidR="0091758E" w:rsidRPr="0034463A" w:rsidRDefault="003E02B1" w:rsidP="001C324C">
            <w:pPr>
              <w:pStyle w:val="af9"/>
            </w:pPr>
            <w:r>
              <w:rPr>
                <w:rFonts w:hint="eastAsia"/>
              </w:rPr>
              <w:t>闕紫彤</w:t>
            </w:r>
          </w:p>
        </w:tc>
        <w:tc>
          <w:tcPr>
            <w:tcW w:w="709" w:type="dxa"/>
            <w:vAlign w:val="center"/>
          </w:tcPr>
          <w:p w14:paraId="36AC6D56" w14:textId="3C4D90D0" w:rsidR="0091758E" w:rsidRPr="0034463A" w:rsidRDefault="00883A5A" w:rsidP="001C324C">
            <w:pPr>
              <w:pStyle w:val="af9"/>
            </w:pPr>
            <w:r>
              <w:rPr>
                <w:rFonts w:hint="eastAsia"/>
              </w:rPr>
              <w:t>1</w:t>
            </w:r>
          </w:p>
        </w:tc>
        <w:tc>
          <w:tcPr>
            <w:tcW w:w="4253" w:type="dxa"/>
            <w:vAlign w:val="center"/>
          </w:tcPr>
          <w:p w14:paraId="0FEB4EBE" w14:textId="4C69195A" w:rsidR="0091758E" w:rsidRPr="0034463A" w:rsidRDefault="0091758E" w:rsidP="00015FED">
            <w:pPr>
              <w:pStyle w:val="af9"/>
            </w:pPr>
            <w:r w:rsidRPr="0034463A">
              <w:t>測試新開發之系統並撰寫測試報告，找出設計上的錯誤或問題予以修正</w:t>
            </w:r>
          </w:p>
        </w:tc>
      </w:tr>
      <w:tr w:rsidR="00FD3E96" w:rsidRPr="004B32EF" w14:paraId="7779EBC5" w14:textId="77777777" w:rsidTr="00EE51AF">
        <w:trPr>
          <w:jc w:val="center"/>
        </w:trPr>
        <w:tc>
          <w:tcPr>
            <w:tcW w:w="1413" w:type="dxa"/>
            <w:vAlign w:val="center"/>
          </w:tcPr>
          <w:p w14:paraId="27827545" w14:textId="033C36FE" w:rsidR="0091758E" w:rsidRPr="0034463A" w:rsidRDefault="0091758E" w:rsidP="001C324C">
            <w:pPr>
              <w:pStyle w:val="af9"/>
            </w:pPr>
            <w:r w:rsidRPr="0034463A">
              <w:t>系統分析</w:t>
            </w:r>
          </w:p>
          <w:p w14:paraId="500AADAC" w14:textId="71BAD4CB" w:rsidR="0091758E" w:rsidRPr="0034463A" w:rsidRDefault="0091758E" w:rsidP="001C324C">
            <w:pPr>
              <w:pStyle w:val="af9"/>
              <w:rPr>
                <w:sz w:val="32"/>
                <w:szCs w:val="32"/>
              </w:rPr>
            </w:pPr>
            <w:r w:rsidRPr="0034463A">
              <w:t>人員</w:t>
            </w:r>
          </w:p>
        </w:tc>
        <w:tc>
          <w:tcPr>
            <w:tcW w:w="1984" w:type="dxa"/>
            <w:vAlign w:val="center"/>
          </w:tcPr>
          <w:p w14:paraId="44B582C4" w14:textId="17E36343" w:rsidR="0091758E" w:rsidRPr="0034463A" w:rsidRDefault="00F3394B" w:rsidP="001C324C">
            <w:pPr>
              <w:pStyle w:val="af9"/>
            </w:pPr>
            <w:r>
              <w:rPr>
                <w:rFonts w:hint="eastAsia"/>
              </w:rPr>
              <w:t>闕紫彤、黃郁心、賈子瑩</w:t>
            </w:r>
          </w:p>
        </w:tc>
        <w:tc>
          <w:tcPr>
            <w:tcW w:w="709" w:type="dxa"/>
            <w:vAlign w:val="center"/>
          </w:tcPr>
          <w:p w14:paraId="02666689" w14:textId="113E49DF" w:rsidR="0091758E" w:rsidRPr="0034463A" w:rsidRDefault="00F3394B" w:rsidP="001C324C">
            <w:pPr>
              <w:pStyle w:val="af9"/>
            </w:pPr>
            <w:r>
              <w:t>3</w:t>
            </w:r>
          </w:p>
        </w:tc>
        <w:tc>
          <w:tcPr>
            <w:tcW w:w="4253" w:type="dxa"/>
            <w:vAlign w:val="center"/>
          </w:tcPr>
          <w:p w14:paraId="2D783444" w14:textId="76FE823C" w:rsidR="0091758E" w:rsidRPr="0034463A" w:rsidRDefault="0091758E" w:rsidP="00015FED">
            <w:pPr>
              <w:pStyle w:val="af9"/>
            </w:pPr>
            <w:r w:rsidRPr="0034463A">
              <w:t>必須具備基礎的軟體開發與質量控制的相關知識素養，並須熟練掌握軟體開發流程（</w:t>
            </w:r>
            <w:r w:rsidRPr="0034463A">
              <w:t>SDLC</w:t>
            </w:r>
            <w:r w:rsidRPr="0034463A">
              <w:t>），運用於軟體開發的基礎工作。</w:t>
            </w:r>
          </w:p>
        </w:tc>
      </w:tr>
      <w:tr w:rsidR="00C76E4B" w:rsidRPr="004B32EF" w14:paraId="7CC72A9D" w14:textId="77777777" w:rsidTr="00EE51AF">
        <w:trPr>
          <w:jc w:val="center"/>
        </w:trPr>
        <w:tc>
          <w:tcPr>
            <w:tcW w:w="1413" w:type="dxa"/>
            <w:vAlign w:val="center"/>
          </w:tcPr>
          <w:p w14:paraId="7293E796" w14:textId="77777777" w:rsidR="00C76E4B" w:rsidRPr="0034463A" w:rsidRDefault="00C76E4B" w:rsidP="001C324C">
            <w:pPr>
              <w:pStyle w:val="af9"/>
            </w:pPr>
            <w:r w:rsidRPr="0034463A">
              <w:t>程式</w:t>
            </w:r>
          </w:p>
          <w:p w14:paraId="7B60D2E0" w14:textId="2F284F38" w:rsidR="00C76E4B" w:rsidRPr="0034463A" w:rsidRDefault="00C76E4B" w:rsidP="001C324C">
            <w:pPr>
              <w:pStyle w:val="af9"/>
            </w:pPr>
            <w:r w:rsidRPr="0034463A">
              <w:t>設計師</w:t>
            </w:r>
          </w:p>
        </w:tc>
        <w:tc>
          <w:tcPr>
            <w:tcW w:w="1984" w:type="dxa"/>
            <w:vAlign w:val="center"/>
          </w:tcPr>
          <w:p w14:paraId="4C86C46D" w14:textId="22D66716" w:rsidR="00C76E4B" w:rsidRPr="0034463A" w:rsidRDefault="00883A5A" w:rsidP="001C324C">
            <w:pPr>
              <w:pStyle w:val="af9"/>
            </w:pPr>
            <w:r>
              <w:rPr>
                <w:rFonts w:hint="eastAsia"/>
              </w:rPr>
              <w:t>闕紫彤、</w:t>
            </w:r>
            <w:r w:rsidR="003E02B1">
              <w:rPr>
                <w:rFonts w:hint="eastAsia"/>
              </w:rPr>
              <w:t>黃郁心、賈子瑩</w:t>
            </w:r>
          </w:p>
        </w:tc>
        <w:tc>
          <w:tcPr>
            <w:tcW w:w="709" w:type="dxa"/>
            <w:vAlign w:val="center"/>
          </w:tcPr>
          <w:p w14:paraId="692A568C" w14:textId="4FDF1019" w:rsidR="00C76E4B" w:rsidRPr="0034463A" w:rsidRDefault="00883A5A" w:rsidP="001C324C">
            <w:pPr>
              <w:pStyle w:val="af9"/>
            </w:pPr>
            <w:r>
              <w:rPr>
                <w:rFonts w:hint="eastAsia"/>
              </w:rPr>
              <w:t>3</w:t>
            </w:r>
          </w:p>
        </w:tc>
        <w:tc>
          <w:tcPr>
            <w:tcW w:w="4253" w:type="dxa"/>
            <w:vAlign w:val="center"/>
          </w:tcPr>
          <w:p w14:paraId="1847279B" w14:textId="3873D636" w:rsidR="00C76E4B" w:rsidRPr="0034463A" w:rsidRDefault="00C76E4B" w:rsidP="00015FED">
            <w:pPr>
              <w:pStyle w:val="af9"/>
            </w:pPr>
            <w:r w:rsidRPr="0034463A">
              <w:t>依照系統訂定的規範，撰寫程式碼</w:t>
            </w:r>
          </w:p>
        </w:tc>
      </w:tr>
      <w:tr w:rsidR="00FD3E96" w:rsidRPr="004B32EF" w14:paraId="6E063A2C" w14:textId="77777777" w:rsidTr="00EE51AF">
        <w:trPr>
          <w:jc w:val="center"/>
        </w:trPr>
        <w:tc>
          <w:tcPr>
            <w:tcW w:w="1413" w:type="dxa"/>
            <w:vAlign w:val="center"/>
          </w:tcPr>
          <w:p w14:paraId="1B56D7F5" w14:textId="381669B1" w:rsidR="0091758E" w:rsidRPr="0034463A" w:rsidRDefault="0091758E" w:rsidP="001C324C">
            <w:pPr>
              <w:pStyle w:val="af9"/>
              <w:rPr>
                <w:sz w:val="32"/>
                <w:szCs w:val="32"/>
              </w:rPr>
            </w:pPr>
            <w:r w:rsidRPr="0034463A">
              <w:t>系統畫面</w:t>
            </w:r>
            <w:r w:rsidRPr="0034463A">
              <w:br/>
            </w:r>
            <w:r w:rsidRPr="0034463A">
              <w:t>設計人員</w:t>
            </w:r>
          </w:p>
        </w:tc>
        <w:tc>
          <w:tcPr>
            <w:tcW w:w="1984" w:type="dxa"/>
            <w:vAlign w:val="center"/>
          </w:tcPr>
          <w:p w14:paraId="6DA7A15A" w14:textId="0906FB96" w:rsidR="0091758E" w:rsidRPr="0034463A" w:rsidRDefault="00B313BD" w:rsidP="001C324C">
            <w:pPr>
              <w:pStyle w:val="af9"/>
            </w:pPr>
            <w:r>
              <w:rPr>
                <w:rFonts w:hint="eastAsia"/>
              </w:rPr>
              <w:t>賈子瑩</w:t>
            </w:r>
          </w:p>
        </w:tc>
        <w:tc>
          <w:tcPr>
            <w:tcW w:w="709" w:type="dxa"/>
            <w:vAlign w:val="center"/>
          </w:tcPr>
          <w:p w14:paraId="52E5E13F" w14:textId="5C0AC1B0" w:rsidR="0091758E" w:rsidRPr="0034463A" w:rsidRDefault="003E02B1" w:rsidP="001C324C">
            <w:pPr>
              <w:pStyle w:val="af9"/>
            </w:pPr>
            <w:r>
              <w:rPr>
                <w:rFonts w:hint="eastAsia"/>
              </w:rPr>
              <w:t>1</w:t>
            </w:r>
          </w:p>
        </w:tc>
        <w:tc>
          <w:tcPr>
            <w:tcW w:w="4253" w:type="dxa"/>
            <w:vAlign w:val="center"/>
          </w:tcPr>
          <w:p w14:paraId="57FF08EC" w14:textId="3047D9B2" w:rsidR="00A40808" w:rsidRPr="0034463A" w:rsidRDefault="0091758E" w:rsidP="00015FED">
            <w:pPr>
              <w:pStyle w:val="af9"/>
            </w:pPr>
            <w:r w:rsidRPr="0034463A">
              <w:t>將文字、按鈕、圖標、表格、導航工具、背景、動態影像等元素，進行畫面設計、製作、修改、測試等</w:t>
            </w:r>
          </w:p>
        </w:tc>
      </w:tr>
    </w:tbl>
    <w:p w14:paraId="60678604" w14:textId="562781A0" w:rsidR="00A40808" w:rsidRPr="0034463A" w:rsidRDefault="00A40808">
      <w:pPr>
        <w:widowControl/>
        <w:ind w:leftChars="0" w:left="0"/>
        <w:rPr>
          <w:rFonts w:ascii="Times New Roman" w:hAnsi="Times New Roman" w:cs="Times New Roman"/>
          <w:b/>
          <w:kern w:val="52"/>
          <w:sz w:val="36"/>
          <w:szCs w:val="32"/>
        </w:rPr>
      </w:pPr>
      <w:bookmarkStart w:id="110" w:name="_Toc528876465"/>
      <w:bookmarkStart w:id="111" w:name="_Toc528876552"/>
      <w:bookmarkStart w:id="112" w:name="_Toc530061770"/>
      <w:bookmarkStart w:id="113" w:name="_Toc534300357"/>
    </w:p>
    <w:p w14:paraId="2FA1AB42" w14:textId="77777777" w:rsidR="00A40808" w:rsidRPr="0034463A" w:rsidRDefault="00A40808" w:rsidP="00AB0AE6">
      <w:pPr>
        <w:pStyle w:val="af7"/>
        <w:ind w:leftChars="0" w:left="0" w:right="280"/>
        <w:rPr>
          <w:rFonts w:ascii="Times New Roman" w:hAnsi="Times New Roman" w:cs="Times New Roman"/>
        </w:rPr>
        <w:sectPr w:rsidR="00A40808" w:rsidRPr="0034463A" w:rsidSect="006F5091">
          <w:pgSz w:w="11906" w:h="16838"/>
          <w:pgMar w:top="1440" w:right="1797" w:bottom="1440" w:left="1797" w:header="851" w:footer="992" w:gutter="0"/>
          <w:cols w:space="425"/>
          <w:titlePg/>
          <w:docGrid w:type="lines" w:linePitch="381"/>
        </w:sectPr>
      </w:pPr>
    </w:p>
    <w:p w14:paraId="10AE6840" w14:textId="551FCBFA" w:rsidR="008E3EB7" w:rsidRPr="006D325E" w:rsidRDefault="0080711E" w:rsidP="006D325E">
      <w:pPr>
        <w:pStyle w:val="afb"/>
        <w:ind w:left="1680"/>
        <w:rPr>
          <w:rFonts w:ascii="Times New Roman" w:hAnsi="Times New Roman" w:cs="Times New Roman"/>
          <w:sz w:val="24"/>
          <w:szCs w:val="24"/>
        </w:rPr>
      </w:pPr>
      <w:r w:rsidRPr="007B51CE">
        <w:rPr>
          <w:rFonts w:ascii="Times New Roman" w:hAnsi="Times New Roman" w:cs="Times New Roman" w:hint="eastAsia"/>
          <w:noProof/>
          <w:color w:val="000000"/>
          <w:shd w:val="clear" w:color="auto" w:fill="FFFFFF"/>
        </w:rPr>
        <w:lastRenderedPageBreak/>
        <w:drawing>
          <wp:anchor distT="0" distB="0" distL="114300" distR="114300" simplePos="0" relativeHeight="251658241" behindDoc="0" locked="0" layoutInCell="1" allowOverlap="1" wp14:anchorId="14F9ED28" wp14:editId="55A7B468">
            <wp:simplePos x="0" y="0"/>
            <wp:positionH relativeFrom="margin">
              <wp:align>right</wp:align>
            </wp:positionH>
            <wp:positionV relativeFrom="paragraph">
              <wp:posOffset>50165</wp:posOffset>
            </wp:positionV>
            <wp:extent cx="8686165" cy="3338830"/>
            <wp:effectExtent l="0" t="0" r="635" b="0"/>
            <wp:wrapSquare wrapText="bothSides"/>
            <wp:docPr id="11" name="圖片 11" descr="C:\Users\DHCM\AppData\Local\Microsoft\Windows\INetCache\Content.MSO\34FE3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CM\AppData\Local\Microsoft\Windows\INetCache\Content.MSO\34FE3375.tmp"/>
                    <pic:cNvPicPr>
                      <a:picLocks noChangeAspect="1" noChangeArrowheads="1"/>
                    </pic:cNvPicPr>
                  </pic:nvPicPr>
                  <pic:blipFill rotWithShape="1">
                    <a:blip r:embed="rId32">
                      <a:extLst>
                        <a:ext uri="{28A0092B-C50C-407E-A947-70E740481C1C}">
                          <a14:useLocalDpi xmlns:a14="http://schemas.microsoft.com/office/drawing/2010/main" val="0"/>
                        </a:ext>
                      </a:extLst>
                    </a:blip>
                    <a:srcRect t="-65" b="-65"/>
                    <a:stretch/>
                  </pic:blipFill>
                  <pic:spPr bwMode="auto">
                    <a:xfrm>
                      <a:off x="0" y="0"/>
                      <a:ext cx="8714923" cy="3349809"/>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4" w:name="_Toc199499908"/>
    </w:p>
    <w:p w14:paraId="35F7EF9B" w14:textId="77777777" w:rsidR="008E3EB7" w:rsidRDefault="008E3EB7" w:rsidP="004551E7">
      <w:pPr>
        <w:pStyle w:val="affb"/>
        <w:rPr>
          <w:rFonts w:ascii="Times New Roman" w:hAnsi="Times New Roman" w:cs="Times New Roman"/>
          <w:b/>
        </w:rPr>
      </w:pPr>
    </w:p>
    <w:p w14:paraId="5BB3B53E" w14:textId="0DE21979" w:rsidR="00A40808" w:rsidRPr="0019147C" w:rsidRDefault="00A40808" w:rsidP="004551E7">
      <w:pPr>
        <w:pStyle w:val="affb"/>
        <w:rPr>
          <w:rFonts w:ascii="Times New Roman" w:hAnsi="Times New Roman" w:cs="Times New Roman"/>
        </w:rPr>
      </w:pPr>
      <w:r w:rsidRPr="0019147C">
        <w:rPr>
          <w:rFonts w:ascii="Times New Roman" w:hAnsi="Times New Roman" w:cs="Times New Roman"/>
        </w:rPr>
        <w:t>圖</w:t>
      </w:r>
      <w:r w:rsidRPr="0019147C">
        <w:rPr>
          <w:rFonts w:ascii="Times New Roman" w:hAnsi="Times New Roman" w:cs="Times New Roman"/>
        </w:rPr>
        <w:t xml:space="preserve"> </w:t>
      </w:r>
      <w:r w:rsidR="0019147C" w:rsidRPr="0019147C">
        <w:rPr>
          <w:rFonts w:ascii="Times New Roman" w:hAnsi="Times New Roman" w:cs="Times New Roman"/>
        </w:rPr>
        <w:t>8</w:t>
      </w:r>
      <w:r w:rsidRPr="0019147C">
        <w:rPr>
          <w:rFonts w:ascii="Times New Roman" w:hAnsi="Times New Roman" w:cs="Times New Roman"/>
        </w:rPr>
        <w:t xml:space="preserve"> </w:t>
      </w:r>
      <w:r w:rsidR="00433C2A" w:rsidRPr="0019147C">
        <w:rPr>
          <w:rFonts w:ascii="Times New Roman" w:hAnsi="Times New Roman" w:cs="Times New Roman"/>
        </w:rPr>
        <w:t>二手書拍賣</w:t>
      </w:r>
      <w:r w:rsidRPr="0019147C">
        <w:rPr>
          <w:rFonts w:ascii="Times New Roman" w:hAnsi="Times New Roman" w:cs="Times New Roman"/>
        </w:rPr>
        <w:t>系統分析規劃</w:t>
      </w:r>
      <w:r w:rsidRPr="0019147C">
        <w:rPr>
          <w:rFonts w:ascii="Times New Roman" w:hAnsi="Times New Roman" w:cs="Times New Roman"/>
        </w:rPr>
        <w:t>-</w:t>
      </w:r>
      <w:r w:rsidRPr="0019147C">
        <w:rPr>
          <w:rFonts w:ascii="Times New Roman" w:hAnsi="Times New Roman" w:cs="Times New Roman"/>
        </w:rPr>
        <w:t>甘特圖</w:t>
      </w:r>
      <w:bookmarkEnd w:id="114"/>
    </w:p>
    <w:p w14:paraId="0258455C" w14:textId="388F77B7" w:rsidR="008E3EB7" w:rsidRDefault="008E3EB7" w:rsidP="008E3EB7">
      <w:pPr>
        <w:ind w:leftChars="0" w:left="0"/>
        <w:rPr>
          <w:rFonts w:ascii="Times New Roman" w:hAnsi="Times New Roman" w:cs="Times New Roman"/>
          <w:b/>
        </w:rPr>
      </w:pPr>
    </w:p>
    <w:p w14:paraId="612AA043" w14:textId="1513F8E4" w:rsidR="008E3EB7" w:rsidRPr="008E3EB7" w:rsidRDefault="00977E81" w:rsidP="008E3EB7">
      <w:pPr>
        <w:ind w:leftChars="0" w:left="0"/>
        <w:rPr>
          <w:rFonts w:ascii="Times New Roman" w:hAnsi="Times New Roman" w:cs="Times New Roman"/>
          <w:b/>
        </w:rPr>
      </w:pPr>
      <w:r w:rsidRPr="00977E81">
        <w:rPr>
          <w:rFonts w:ascii="Times New Roman" w:hAnsi="Times New Roman" w:cs="Times New Roman"/>
          <w:b/>
          <w:noProof/>
        </w:rPr>
        <w:lastRenderedPageBreak/>
        <w:drawing>
          <wp:inline distT="0" distB="0" distL="0" distR="0" wp14:anchorId="3A4006CA" wp14:editId="5B131A95">
            <wp:extent cx="8863330" cy="2930769"/>
            <wp:effectExtent l="0" t="0" r="0" b="3175"/>
            <wp:docPr id="18971574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7409" name=""/>
                    <pic:cNvPicPr/>
                  </pic:nvPicPr>
                  <pic:blipFill>
                    <a:blip r:embed="rId33"/>
                    <a:stretch>
                      <a:fillRect/>
                    </a:stretch>
                  </pic:blipFill>
                  <pic:spPr>
                    <a:xfrm>
                      <a:off x="0" y="0"/>
                      <a:ext cx="8878561" cy="2935805"/>
                    </a:xfrm>
                    <a:prstGeom prst="rect">
                      <a:avLst/>
                    </a:prstGeom>
                  </pic:spPr>
                </pic:pic>
              </a:graphicData>
            </a:graphic>
          </wp:inline>
        </w:drawing>
      </w:r>
    </w:p>
    <w:p w14:paraId="02C9370C" w14:textId="407F6922" w:rsidR="00561977" w:rsidRPr="0034463A" w:rsidRDefault="00561977" w:rsidP="00265455">
      <w:pPr>
        <w:ind w:leftChars="0" w:left="0"/>
        <w:rPr>
          <w:rFonts w:ascii="Times New Roman" w:hAnsi="Times New Roman" w:cs="Times New Roman"/>
          <w:b/>
        </w:rPr>
      </w:pPr>
    </w:p>
    <w:p w14:paraId="05DA6169" w14:textId="56AB7474" w:rsidR="00A40808" w:rsidRPr="0019147C" w:rsidRDefault="00A40808" w:rsidP="004551E7">
      <w:pPr>
        <w:pStyle w:val="affb"/>
        <w:rPr>
          <w:rFonts w:ascii="Times New Roman" w:hAnsi="Times New Roman" w:cs="Times New Roman"/>
        </w:rPr>
      </w:pPr>
      <w:bookmarkStart w:id="115" w:name="_Toc199499909"/>
      <w:r w:rsidRPr="0019147C">
        <w:rPr>
          <w:rFonts w:ascii="Times New Roman" w:hAnsi="Times New Roman" w:cs="Times New Roman"/>
        </w:rPr>
        <w:t>圖</w:t>
      </w:r>
      <w:r w:rsidRPr="0019147C">
        <w:rPr>
          <w:rFonts w:ascii="Times New Roman" w:hAnsi="Times New Roman" w:cs="Times New Roman"/>
        </w:rPr>
        <w:t xml:space="preserve"> </w:t>
      </w:r>
      <w:r w:rsidR="0019147C" w:rsidRPr="0019147C">
        <w:rPr>
          <w:rFonts w:ascii="Times New Roman" w:hAnsi="Times New Roman" w:cs="Times New Roman"/>
        </w:rPr>
        <w:t>9</w:t>
      </w:r>
      <w:r w:rsidRPr="0019147C">
        <w:rPr>
          <w:rFonts w:ascii="Times New Roman" w:hAnsi="Times New Roman" w:cs="Times New Roman"/>
        </w:rPr>
        <w:t xml:space="preserve"> </w:t>
      </w:r>
      <w:r w:rsidR="00433C2A" w:rsidRPr="0019147C">
        <w:rPr>
          <w:rFonts w:ascii="Times New Roman" w:hAnsi="Times New Roman" w:cs="Times New Roman"/>
        </w:rPr>
        <w:t>二手書拍賣</w:t>
      </w:r>
      <w:r w:rsidRPr="0019147C">
        <w:rPr>
          <w:rFonts w:ascii="Times New Roman" w:hAnsi="Times New Roman" w:cs="Times New Roman"/>
        </w:rPr>
        <w:t>系統分析執行</w:t>
      </w:r>
      <w:r w:rsidRPr="0019147C">
        <w:rPr>
          <w:rFonts w:ascii="Times New Roman" w:hAnsi="Times New Roman" w:cs="Times New Roman"/>
        </w:rPr>
        <w:t>-</w:t>
      </w:r>
      <w:r w:rsidRPr="0019147C">
        <w:rPr>
          <w:rFonts w:ascii="Times New Roman" w:hAnsi="Times New Roman" w:cs="Times New Roman"/>
        </w:rPr>
        <w:t>甘特圖</w:t>
      </w:r>
      <w:bookmarkEnd w:id="115"/>
    </w:p>
    <w:p w14:paraId="33C5AC33" w14:textId="3157162F" w:rsidR="00A40808" w:rsidRPr="0019147C" w:rsidRDefault="00A40808">
      <w:pPr>
        <w:widowControl/>
        <w:ind w:leftChars="0" w:left="0"/>
        <w:rPr>
          <w:rFonts w:ascii="Times New Roman" w:hAnsi="Times New Roman" w:cs="Times New Roman"/>
          <w:b/>
          <w:kern w:val="52"/>
          <w:sz w:val="36"/>
          <w:szCs w:val="32"/>
        </w:rPr>
      </w:pPr>
      <w:r w:rsidRPr="0019147C">
        <w:rPr>
          <w:rFonts w:ascii="Times New Roman" w:hAnsi="Times New Roman" w:cs="Times New Roman"/>
        </w:rPr>
        <w:br w:type="page"/>
      </w:r>
    </w:p>
    <w:p w14:paraId="6833C882" w14:textId="77777777" w:rsidR="00A40808" w:rsidRPr="0019147C" w:rsidRDefault="00A40808" w:rsidP="00022E43">
      <w:pPr>
        <w:pStyle w:val="1"/>
        <w:rPr>
          <w:rFonts w:ascii="Times New Roman" w:hAnsi="Times New Roman" w:cs="Times New Roman"/>
        </w:rPr>
        <w:sectPr w:rsidR="00A40808" w:rsidRPr="0019147C" w:rsidSect="00326265">
          <w:pgSz w:w="16838" w:h="11906" w:orient="landscape"/>
          <w:pgMar w:top="1797" w:right="1440" w:bottom="1797" w:left="1440" w:header="851" w:footer="992" w:gutter="0"/>
          <w:cols w:space="425"/>
          <w:titlePg/>
          <w:docGrid w:type="lines" w:linePitch="381"/>
        </w:sectPr>
      </w:pPr>
    </w:p>
    <w:p w14:paraId="2A12F95F" w14:textId="408119C0" w:rsidR="00893B5F" w:rsidRPr="00485ADB" w:rsidRDefault="00893B5F" w:rsidP="00022E43">
      <w:pPr>
        <w:pStyle w:val="1"/>
      </w:pPr>
      <w:bookmarkStart w:id="116" w:name="_Toc199885120"/>
      <w:r w:rsidRPr="0034463A">
        <w:rPr>
          <w:rFonts w:hint="eastAsia"/>
        </w:rPr>
        <w:lastRenderedPageBreak/>
        <w:t>經</w:t>
      </w:r>
      <w:r w:rsidRPr="00485ADB">
        <w:t>費需求</w:t>
      </w:r>
      <w:bookmarkStart w:id="117" w:name="_Toc134262602"/>
      <w:bookmarkEnd w:id="110"/>
      <w:bookmarkEnd w:id="111"/>
      <w:bookmarkEnd w:id="112"/>
      <w:bookmarkEnd w:id="113"/>
      <w:bookmarkEnd w:id="116"/>
    </w:p>
    <w:p w14:paraId="168F00AC" w14:textId="77777777" w:rsidR="004B32EF" w:rsidRPr="00485ADB" w:rsidRDefault="004B32EF" w:rsidP="00013CA1">
      <w:pPr>
        <w:pStyle w:val="af7"/>
        <w:pBdr>
          <w:top w:val="none" w:sz="0" w:space="0" w:color="auto"/>
          <w:bottom w:val="none" w:sz="0" w:space="0" w:color="auto"/>
        </w:pBdr>
        <w:ind w:left="840" w:right="280"/>
        <w:rPr>
          <w:rFonts w:ascii="Times New Roman" w:hAnsi="Times New Roman" w:cs="Times New Roman"/>
          <w:color w:val="000000" w:themeColor="text1"/>
          <w:sz w:val="32"/>
          <w:szCs w:val="32"/>
        </w:rPr>
      </w:pPr>
      <w:r w:rsidRPr="00485ADB">
        <w:rPr>
          <w:rFonts w:ascii="Times New Roman" w:hAnsi="Times New Roman" w:cs="Times New Roman"/>
          <w:color w:val="000000" w:themeColor="text1"/>
          <w:sz w:val="32"/>
          <w:szCs w:val="32"/>
        </w:rPr>
        <w:t>本專案預估經費項目如下：</w:t>
      </w:r>
    </w:p>
    <w:p w14:paraId="071993BD" w14:textId="6D72003A" w:rsidR="004B32EF" w:rsidRPr="00485ADB" w:rsidRDefault="004B32EF" w:rsidP="00013CA1">
      <w:pPr>
        <w:pStyle w:val="af7"/>
        <w:pBdr>
          <w:top w:val="none" w:sz="0" w:space="0" w:color="auto"/>
          <w:bottom w:val="none" w:sz="0" w:space="0" w:color="auto"/>
        </w:pBdr>
        <w:ind w:left="840" w:right="280"/>
        <w:rPr>
          <w:rFonts w:ascii="Times New Roman" w:hAnsi="Times New Roman" w:cs="Times New Roman"/>
          <w:color w:val="000000" w:themeColor="text1"/>
          <w:sz w:val="32"/>
          <w:szCs w:val="32"/>
        </w:rPr>
      </w:pPr>
      <w:r w:rsidRPr="00485ADB">
        <w:rPr>
          <w:rFonts w:ascii="Times New Roman" w:hAnsi="Times New Roman" w:cs="Times New Roman"/>
          <w:color w:val="000000" w:themeColor="text1"/>
          <w:sz w:val="32"/>
          <w:szCs w:val="32"/>
        </w:rPr>
        <w:t>專案總費用：</w:t>
      </w:r>
      <w:r w:rsidR="00825750" w:rsidRPr="00485ADB">
        <w:rPr>
          <w:rFonts w:ascii="Times New Roman" w:hAnsi="Times New Roman" w:cs="Times New Roman"/>
          <w:color w:val="000000" w:themeColor="text1"/>
          <w:sz w:val="32"/>
          <w:szCs w:val="32"/>
        </w:rPr>
        <w:t>5</w:t>
      </w:r>
      <w:r w:rsidRPr="00485ADB">
        <w:rPr>
          <w:rFonts w:ascii="Times New Roman" w:hAnsi="Times New Roman" w:cs="Times New Roman"/>
          <w:color w:val="000000" w:themeColor="text1"/>
          <w:sz w:val="32"/>
          <w:szCs w:val="32"/>
        </w:rPr>
        <w:t>萬元</w:t>
      </w:r>
    </w:p>
    <w:p w14:paraId="1E2EC1B0" w14:textId="77777777" w:rsidR="00485ADB" w:rsidRPr="00485ADB" w:rsidRDefault="00485ADB" w:rsidP="00485ADB">
      <w:pPr>
        <w:ind w:leftChars="214" w:left="599"/>
        <w:rPr>
          <w:rFonts w:ascii="Times New Roman" w:hAnsi="Times New Roman" w:cs="Times New Roman"/>
          <w:b/>
          <w:iCs/>
          <w:color w:val="000000" w:themeColor="text1"/>
          <w:sz w:val="32"/>
          <w:szCs w:val="32"/>
        </w:rPr>
      </w:pPr>
      <w:r w:rsidRPr="00485ADB">
        <w:rPr>
          <w:rFonts w:ascii="Times New Roman" w:hAnsi="Times New Roman" w:cs="Times New Roman"/>
          <w:b/>
          <w:iCs/>
          <w:color w:val="000000" w:themeColor="text1"/>
          <w:sz w:val="32"/>
          <w:szCs w:val="32"/>
        </w:rPr>
        <w:t>包含本階段「北護二手書交易平台」之系統開發成本、介面設計、資料建置與轉置作業、平台內容規劃與使用者測試，以及相關系統軟體工具（如伺服器架設、</w:t>
      </w:r>
      <w:r w:rsidRPr="00485ADB">
        <w:rPr>
          <w:rFonts w:ascii="Times New Roman" w:hAnsi="Times New Roman" w:cs="Times New Roman"/>
          <w:b/>
          <w:iCs/>
          <w:color w:val="000000" w:themeColor="text1"/>
          <w:sz w:val="32"/>
          <w:szCs w:val="32"/>
        </w:rPr>
        <w:t xml:space="preserve">Docker </w:t>
      </w:r>
      <w:r w:rsidRPr="00485ADB">
        <w:rPr>
          <w:rFonts w:ascii="Times New Roman" w:hAnsi="Times New Roman" w:cs="Times New Roman"/>
          <w:b/>
          <w:iCs/>
          <w:color w:val="000000" w:themeColor="text1"/>
          <w:sz w:val="32"/>
          <w:szCs w:val="32"/>
        </w:rPr>
        <w:t>容器部署、</w:t>
      </w:r>
      <w:r w:rsidRPr="00485ADB">
        <w:rPr>
          <w:rFonts w:ascii="Times New Roman" w:hAnsi="Times New Roman" w:cs="Times New Roman"/>
          <w:b/>
          <w:iCs/>
          <w:color w:val="000000" w:themeColor="text1"/>
          <w:sz w:val="32"/>
          <w:szCs w:val="32"/>
        </w:rPr>
        <w:t>MySQL</w:t>
      </w:r>
      <w:r w:rsidRPr="00485ADB">
        <w:rPr>
          <w:rFonts w:ascii="Times New Roman" w:hAnsi="Times New Roman" w:cs="Times New Roman"/>
          <w:b/>
          <w:iCs/>
          <w:color w:val="000000" w:themeColor="text1"/>
          <w:sz w:val="32"/>
          <w:szCs w:val="32"/>
        </w:rPr>
        <w:t>／</w:t>
      </w:r>
      <w:r w:rsidRPr="00485ADB">
        <w:rPr>
          <w:rFonts w:ascii="Times New Roman" w:hAnsi="Times New Roman" w:cs="Times New Roman"/>
          <w:b/>
          <w:iCs/>
          <w:color w:val="000000" w:themeColor="text1"/>
          <w:sz w:val="32"/>
          <w:szCs w:val="32"/>
        </w:rPr>
        <w:t xml:space="preserve">Access </w:t>
      </w:r>
      <w:r w:rsidRPr="00485ADB">
        <w:rPr>
          <w:rFonts w:ascii="Times New Roman" w:hAnsi="Times New Roman" w:cs="Times New Roman"/>
          <w:b/>
          <w:iCs/>
          <w:color w:val="000000" w:themeColor="text1"/>
          <w:sz w:val="32"/>
          <w:szCs w:val="32"/>
        </w:rPr>
        <w:t>資料庫使用等）所需之授權或環境建置費用。此外，亦包含以下支出：</w:t>
      </w:r>
    </w:p>
    <w:p w14:paraId="02C93C68" w14:textId="77777777" w:rsidR="00485ADB" w:rsidRPr="00485ADB" w:rsidRDefault="00485ADB" w:rsidP="00485ADB">
      <w:pPr>
        <w:pStyle w:val="a9"/>
        <w:numPr>
          <w:ilvl w:val="0"/>
          <w:numId w:val="21"/>
        </w:numPr>
        <w:ind w:leftChars="0"/>
        <w:rPr>
          <w:rFonts w:ascii="Times New Roman" w:hAnsi="Times New Roman" w:cs="Times New Roman"/>
          <w:b/>
          <w:iCs/>
          <w:color w:val="000000" w:themeColor="text1"/>
          <w:sz w:val="32"/>
          <w:szCs w:val="32"/>
        </w:rPr>
      </w:pPr>
      <w:r w:rsidRPr="00485ADB">
        <w:rPr>
          <w:rFonts w:ascii="Times New Roman" w:hAnsi="Times New Roman" w:cs="Times New Roman"/>
          <w:b/>
          <w:iCs/>
          <w:color w:val="000000" w:themeColor="text1"/>
          <w:sz w:val="32"/>
          <w:szCs w:val="32"/>
        </w:rPr>
        <w:t>系統必要之教育訓練（如使用者端操作說明與簡易教學指引）</w:t>
      </w:r>
    </w:p>
    <w:p w14:paraId="7D1F0F7C" w14:textId="77777777" w:rsidR="00485ADB" w:rsidRPr="00485ADB" w:rsidRDefault="00485ADB" w:rsidP="00485ADB">
      <w:pPr>
        <w:pStyle w:val="a9"/>
        <w:numPr>
          <w:ilvl w:val="0"/>
          <w:numId w:val="21"/>
        </w:numPr>
        <w:ind w:leftChars="0"/>
        <w:rPr>
          <w:rFonts w:ascii="Times New Roman" w:hAnsi="Times New Roman" w:cs="Times New Roman"/>
          <w:b/>
          <w:iCs/>
          <w:color w:val="000000" w:themeColor="text1"/>
          <w:sz w:val="32"/>
          <w:szCs w:val="32"/>
        </w:rPr>
      </w:pPr>
      <w:r w:rsidRPr="00485ADB">
        <w:rPr>
          <w:rFonts w:ascii="Times New Roman" w:hAnsi="Times New Roman" w:cs="Times New Roman"/>
          <w:b/>
          <w:iCs/>
          <w:color w:val="000000" w:themeColor="text1"/>
          <w:sz w:val="32"/>
          <w:szCs w:val="32"/>
        </w:rPr>
        <w:t>平台上線後為期一年的保固與維護費用（含錯誤修正、效能優化及必要功能調整）</w:t>
      </w:r>
    </w:p>
    <w:p w14:paraId="2BA2009C" w14:textId="77777777" w:rsidR="00485ADB" w:rsidRPr="00485ADB" w:rsidRDefault="00485ADB" w:rsidP="00485ADB">
      <w:pPr>
        <w:pStyle w:val="a9"/>
        <w:numPr>
          <w:ilvl w:val="0"/>
          <w:numId w:val="21"/>
        </w:numPr>
        <w:ind w:leftChars="0"/>
        <w:rPr>
          <w:rFonts w:ascii="Times New Roman" w:hAnsi="Times New Roman" w:cs="Times New Roman"/>
          <w:b/>
          <w:iCs/>
          <w:color w:val="000000" w:themeColor="text1"/>
          <w:sz w:val="32"/>
          <w:szCs w:val="32"/>
        </w:rPr>
      </w:pPr>
      <w:r w:rsidRPr="00485ADB">
        <w:rPr>
          <w:rFonts w:ascii="Times New Roman" w:hAnsi="Times New Roman" w:cs="Times New Roman"/>
          <w:b/>
          <w:iCs/>
          <w:color w:val="000000" w:themeColor="text1"/>
          <w:sz w:val="32"/>
          <w:szCs w:val="32"/>
        </w:rPr>
        <w:t>系統軟體於必要版本更新時所需之更新成本（如伺服器環境或資料庫升級等）</w:t>
      </w:r>
    </w:p>
    <w:p w14:paraId="66C94AD6" w14:textId="77777777" w:rsidR="004B32EF" w:rsidRPr="00485ADB" w:rsidRDefault="004B32EF" w:rsidP="004B32EF">
      <w:pPr>
        <w:ind w:left="1680"/>
        <w:rPr>
          <w:rFonts w:ascii="Times New Roman" w:hAnsi="Times New Roman" w:cs="Times New Roman"/>
        </w:rPr>
        <w:sectPr w:rsidR="004B32EF" w:rsidRPr="00485ADB" w:rsidSect="006F5091">
          <w:pgSz w:w="11906" w:h="16838"/>
          <w:pgMar w:top="1440" w:right="1797" w:bottom="1440" w:left="1797" w:header="851" w:footer="992" w:gutter="0"/>
          <w:cols w:space="425"/>
          <w:titlePg/>
          <w:docGrid w:type="lines" w:linePitch="381"/>
        </w:sectPr>
      </w:pPr>
    </w:p>
    <w:p w14:paraId="41AF7C2F" w14:textId="013428E1" w:rsidR="00496CE3" w:rsidRPr="0034463A" w:rsidRDefault="00496CE3" w:rsidP="00022E43">
      <w:pPr>
        <w:pStyle w:val="1"/>
      </w:pPr>
      <w:bookmarkStart w:id="118" w:name="_Toc199885121"/>
      <w:r w:rsidRPr="0034463A">
        <w:rPr>
          <w:rFonts w:hint="eastAsia"/>
        </w:rPr>
        <w:lastRenderedPageBreak/>
        <w:t>附錄</w:t>
      </w:r>
      <w:bookmarkEnd w:id="117"/>
      <w:bookmarkEnd w:id="118"/>
    </w:p>
    <w:p w14:paraId="32FFBA11" w14:textId="0D1CD5B8" w:rsidR="00BE7D79" w:rsidRPr="0034463A" w:rsidRDefault="00496CE3" w:rsidP="00D1413A">
      <w:pPr>
        <w:pStyle w:val="2"/>
        <w:numPr>
          <w:ilvl w:val="0"/>
          <w:numId w:val="7"/>
        </w:numPr>
      </w:pPr>
      <w:bookmarkStart w:id="119" w:name="_Toc199885122"/>
      <w:r w:rsidRPr="0034463A">
        <w:rPr>
          <w:rFonts w:hint="eastAsia"/>
        </w:rPr>
        <w:t>資料字典</w:t>
      </w:r>
      <w:bookmarkEnd w:id="119"/>
    </w:p>
    <w:p w14:paraId="7197C700" w14:textId="60A1496C" w:rsidR="004B32EF" w:rsidRPr="00A31B44" w:rsidRDefault="004B32EF" w:rsidP="00A31B44">
      <w:pPr>
        <w:pStyle w:val="afd"/>
      </w:pPr>
      <w:bookmarkStart w:id="120" w:name="_Toc134675258"/>
      <w:bookmarkStart w:id="121" w:name="_Toc198916115"/>
      <w:bookmarkStart w:id="122" w:name="_Toc199409513"/>
      <w:r w:rsidRPr="00376934">
        <w:rPr>
          <w:rFonts w:hint="eastAsia"/>
        </w:rPr>
        <w:t>表</w:t>
      </w:r>
      <w:r w:rsidR="00BC0C06">
        <w:t>12</w:t>
      </w:r>
      <w:r w:rsidRPr="00376934">
        <w:fldChar w:fldCharType="begin"/>
      </w:r>
      <w:r w:rsidRPr="00376934">
        <w:instrText xml:space="preserve"> </w:instrText>
      </w:r>
      <w:r w:rsidRPr="00376934">
        <w:rPr>
          <w:rFonts w:hint="eastAsia"/>
        </w:rPr>
        <w:instrText xml:space="preserve">SEQ </w:instrText>
      </w:r>
      <w:r w:rsidRPr="00376934">
        <w:rPr>
          <w:rFonts w:hint="eastAsia"/>
        </w:rPr>
        <w:instrText>表</w:instrText>
      </w:r>
      <w:r w:rsidRPr="00376934">
        <w:rPr>
          <w:rFonts w:hint="eastAsia"/>
        </w:rPr>
        <w:instrText xml:space="preserve"> \* ARABIC</w:instrText>
      </w:r>
      <w:r w:rsidRPr="00376934">
        <w:instrText xml:space="preserve"> </w:instrText>
      </w:r>
      <w:r w:rsidRPr="00376934">
        <w:fldChar w:fldCharType="separate"/>
      </w:r>
      <w:r w:rsidR="008C4CEC">
        <w:rPr>
          <w:noProof/>
        </w:rPr>
        <w:t>5</w:t>
      </w:r>
      <w:r w:rsidRPr="00376934">
        <w:fldChar w:fldCharType="end"/>
      </w:r>
      <w:r w:rsidRPr="00376934">
        <w:rPr>
          <w:rFonts w:hint="eastAsia"/>
        </w:rPr>
        <w:t>資料型態對應</w:t>
      </w:r>
      <w:bookmarkEnd w:id="120"/>
      <w:bookmarkEnd w:id="121"/>
      <w:bookmarkEnd w:id="122"/>
    </w:p>
    <w:tbl>
      <w:tblPr>
        <w:tblStyle w:val="ac"/>
        <w:tblW w:w="8532" w:type="dxa"/>
        <w:tblLook w:val="04A0" w:firstRow="1" w:lastRow="0" w:firstColumn="1" w:lastColumn="0" w:noHBand="0" w:noVBand="1"/>
      </w:tblPr>
      <w:tblGrid>
        <w:gridCol w:w="846"/>
        <w:gridCol w:w="1176"/>
        <w:gridCol w:w="2927"/>
        <w:gridCol w:w="3583"/>
      </w:tblGrid>
      <w:tr w:rsidR="00AB5EF1" w:rsidRPr="00AB5EF1" w14:paraId="2E264681" w14:textId="77777777" w:rsidTr="00B868E3">
        <w:tc>
          <w:tcPr>
            <w:tcW w:w="846" w:type="dxa"/>
            <w:hideMark/>
          </w:tcPr>
          <w:p w14:paraId="4C078965" w14:textId="77777777" w:rsidR="00AB5EF1" w:rsidRPr="00AB5EF1" w:rsidRDefault="00AB5EF1" w:rsidP="00AB5EF1">
            <w:pPr>
              <w:widowControl/>
              <w:ind w:leftChars="0" w:left="0"/>
              <w:jc w:val="center"/>
              <w:rPr>
                <w:rFonts w:ascii="Times New Roman" w:hAnsi="Times New Roman" w:cs="Times New Roman"/>
                <w:b/>
                <w:bCs/>
                <w:kern w:val="0"/>
                <w:sz w:val="24"/>
                <w:szCs w:val="24"/>
              </w:rPr>
            </w:pPr>
            <w:r w:rsidRPr="00AB5EF1">
              <w:rPr>
                <w:rFonts w:ascii="Times New Roman" w:hAnsi="Times New Roman" w:cs="Times New Roman"/>
                <w:b/>
                <w:bCs/>
                <w:kern w:val="0"/>
                <w:sz w:val="24"/>
                <w:szCs w:val="24"/>
              </w:rPr>
              <w:t>編號</w:t>
            </w:r>
          </w:p>
        </w:tc>
        <w:tc>
          <w:tcPr>
            <w:tcW w:w="805" w:type="dxa"/>
            <w:hideMark/>
          </w:tcPr>
          <w:p w14:paraId="582EC2BA" w14:textId="77777777" w:rsidR="00AB5EF1" w:rsidRPr="00AB5EF1" w:rsidRDefault="00AB5EF1" w:rsidP="00AB5EF1">
            <w:pPr>
              <w:widowControl/>
              <w:ind w:leftChars="0" w:left="0"/>
              <w:jc w:val="center"/>
              <w:rPr>
                <w:rFonts w:ascii="Times New Roman" w:hAnsi="Times New Roman" w:cs="Times New Roman"/>
                <w:b/>
                <w:bCs/>
                <w:kern w:val="0"/>
                <w:sz w:val="24"/>
                <w:szCs w:val="24"/>
              </w:rPr>
            </w:pPr>
            <w:r w:rsidRPr="00AB5EF1">
              <w:rPr>
                <w:rFonts w:ascii="Times New Roman" w:hAnsi="Times New Roman" w:cs="Times New Roman"/>
                <w:b/>
                <w:bCs/>
                <w:kern w:val="0"/>
                <w:sz w:val="24"/>
                <w:szCs w:val="24"/>
              </w:rPr>
              <w:t>Attribute</w:t>
            </w:r>
          </w:p>
        </w:tc>
        <w:tc>
          <w:tcPr>
            <w:tcW w:w="2927" w:type="dxa"/>
            <w:hideMark/>
          </w:tcPr>
          <w:p w14:paraId="14F14E03" w14:textId="7977DA87" w:rsidR="00AB5EF1" w:rsidRPr="00AB5EF1" w:rsidRDefault="00B868E3" w:rsidP="00AB5EF1">
            <w:pPr>
              <w:widowControl/>
              <w:ind w:leftChars="0" w:left="0"/>
              <w:jc w:val="center"/>
              <w:rPr>
                <w:rFonts w:ascii="Times New Roman" w:hAnsi="Times New Roman" w:cs="Times New Roman"/>
                <w:b/>
                <w:bCs/>
                <w:kern w:val="0"/>
                <w:sz w:val="24"/>
                <w:szCs w:val="24"/>
              </w:rPr>
            </w:pPr>
            <w:r w:rsidRPr="00B868E3">
              <w:rPr>
                <w:rFonts w:ascii="Times New Roman" w:hAnsi="Times New Roman" w:cs="Times New Roman"/>
              </w:rPr>
              <w:t>Access 2019 Data Type</w:t>
            </w:r>
          </w:p>
        </w:tc>
        <w:tc>
          <w:tcPr>
            <w:tcW w:w="0" w:type="auto"/>
            <w:hideMark/>
          </w:tcPr>
          <w:p w14:paraId="084A86E9" w14:textId="77777777" w:rsidR="00AB5EF1" w:rsidRPr="00AB5EF1" w:rsidRDefault="00AB5EF1" w:rsidP="00AB5EF1">
            <w:pPr>
              <w:widowControl/>
              <w:ind w:leftChars="0" w:left="0"/>
              <w:jc w:val="center"/>
              <w:rPr>
                <w:rFonts w:ascii="Times New Roman" w:hAnsi="Times New Roman" w:cs="Times New Roman"/>
                <w:b/>
                <w:bCs/>
                <w:kern w:val="0"/>
                <w:sz w:val="24"/>
                <w:szCs w:val="24"/>
              </w:rPr>
            </w:pPr>
            <w:r w:rsidRPr="00AB5EF1">
              <w:rPr>
                <w:rFonts w:ascii="Times New Roman" w:hAnsi="Times New Roman" w:cs="Times New Roman"/>
                <w:b/>
                <w:bCs/>
                <w:kern w:val="0"/>
                <w:sz w:val="24"/>
                <w:szCs w:val="24"/>
              </w:rPr>
              <w:t>說明</w:t>
            </w:r>
          </w:p>
        </w:tc>
      </w:tr>
      <w:tr w:rsidR="00AB5EF1" w:rsidRPr="00AB5EF1" w14:paraId="1CD67798" w14:textId="77777777" w:rsidTr="00B868E3">
        <w:tc>
          <w:tcPr>
            <w:tcW w:w="846" w:type="dxa"/>
            <w:hideMark/>
          </w:tcPr>
          <w:p w14:paraId="0D6B7CA3"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1</w:t>
            </w:r>
          </w:p>
        </w:tc>
        <w:tc>
          <w:tcPr>
            <w:tcW w:w="805" w:type="dxa"/>
            <w:hideMark/>
          </w:tcPr>
          <w:p w14:paraId="6F992E69"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String</w:t>
            </w:r>
          </w:p>
        </w:tc>
        <w:tc>
          <w:tcPr>
            <w:tcW w:w="2927" w:type="dxa"/>
            <w:hideMark/>
          </w:tcPr>
          <w:p w14:paraId="629670FF"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簡短文字／長文字</w:t>
            </w:r>
          </w:p>
        </w:tc>
        <w:tc>
          <w:tcPr>
            <w:tcW w:w="0" w:type="auto"/>
            <w:hideMark/>
          </w:tcPr>
          <w:p w14:paraId="4079D468"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儲存文字（</w:t>
            </w:r>
            <w:r w:rsidRPr="00AB5EF1">
              <w:rPr>
                <w:rFonts w:ascii="Times New Roman" w:hAnsi="Times New Roman" w:cs="Times New Roman"/>
                <w:kern w:val="0"/>
                <w:sz w:val="24"/>
                <w:szCs w:val="24"/>
              </w:rPr>
              <w:t xml:space="preserve">255 </w:t>
            </w:r>
            <w:r w:rsidRPr="00AB5EF1">
              <w:rPr>
                <w:rFonts w:ascii="Times New Roman" w:hAnsi="Times New Roman" w:cs="Times New Roman"/>
                <w:kern w:val="0"/>
                <w:sz w:val="24"/>
                <w:szCs w:val="24"/>
              </w:rPr>
              <w:t>字以內用「簡短文字」，較長用「長文字」）</w:t>
            </w:r>
          </w:p>
        </w:tc>
      </w:tr>
      <w:tr w:rsidR="00AB5EF1" w:rsidRPr="00AB5EF1" w14:paraId="7F0BA8B5" w14:textId="77777777" w:rsidTr="00B868E3">
        <w:tc>
          <w:tcPr>
            <w:tcW w:w="846" w:type="dxa"/>
            <w:hideMark/>
          </w:tcPr>
          <w:p w14:paraId="6AB6C594"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2</w:t>
            </w:r>
          </w:p>
        </w:tc>
        <w:tc>
          <w:tcPr>
            <w:tcW w:w="805" w:type="dxa"/>
            <w:hideMark/>
          </w:tcPr>
          <w:p w14:paraId="00C6A3EC"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Float</w:t>
            </w:r>
          </w:p>
        </w:tc>
        <w:tc>
          <w:tcPr>
            <w:tcW w:w="2927" w:type="dxa"/>
            <w:hideMark/>
          </w:tcPr>
          <w:p w14:paraId="5F8B5073"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數字（格式選擇「單精度浮點數」）</w:t>
            </w:r>
          </w:p>
        </w:tc>
        <w:tc>
          <w:tcPr>
            <w:tcW w:w="0" w:type="auto"/>
            <w:hideMark/>
          </w:tcPr>
          <w:p w14:paraId="7E9A4310"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有小數點的數字（單精度）</w:t>
            </w:r>
          </w:p>
        </w:tc>
      </w:tr>
      <w:tr w:rsidR="00AB5EF1" w:rsidRPr="00AB5EF1" w14:paraId="6412C84E" w14:textId="77777777" w:rsidTr="00B868E3">
        <w:tc>
          <w:tcPr>
            <w:tcW w:w="846" w:type="dxa"/>
            <w:hideMark/>
          </w:tcPr>
          <w:p w14:paraId="7D54172B"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3</w:t>
            </w:r>
          </w:p>
        </w:tc>
        <w:tc>
          <w:tcPr>
            <w:tcW w:w="805" w:type="dxa"/>
            <w:hideMark/>
          </w:tcPr>
          <w:p w14:paraId="1E09D0B9"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Double</w:t>
            </w:r>
          </w:p>
        </w:tc>
        <w:tc>
          <w:tcPr>
            <w:tcW w:w="2927" w:type="dxa"/>
            <w:hideMark/>
          </w:tcPr>
          <w:p w14:paraId="799905AC"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數字（格式選擇「雙精度浮點數」）</w:t>
            </w:r>
          </w:p>
        </w:tc>
        <w:tc>
          <w:tcPr>
            <w:tcW w:w="0" w:type="auto"/>
            <w:hideMark/>
          </w:tcPr>
          <w:p w14:paraId="7E7B87B9"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有小數點的數字（雙精度）</w:t>
            </w:r>
          </w:p>
        </w:tc>
      </w:tr>
      <w:tr w:rsidR="00AB5EF1" w:rsidRPr="00AB5EF1" w14:paraId="2EBD54B8" w14:textId="77777777" w:rsidTr="00B868E3">
        <w:tc>
          <w:tcPr>
            <w:tcW w:w="846" w:type="dxa"/>
            <w:hideMark/>
          </w:tcPr>
          <w:p w14:paraId="3F9B3B2B"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4</w:t>
            </w:r>
          </w:p>
        </w:tc>
        <w:tc>
          <w:tcPr>
            <w:tcW w:w="805" w:type="dxa"/>
            <w:hideMark/>
          </w:tcPr>
          <w:p w14:paraId="4139AA80"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Byte</w:t>
            </w:r>
          </w:p>
        </w:tc>
        <w:tc>
          <w:tcPr>
            <w:tcW w:w="2927" w:type="dxa"/>
            <w:hideMark/>
          </w:tcPr>
          <w:p w14:paraId="5C4ECE16"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數字（格式選擇「位元組」）</w:t>
            </w:r>
          </w:p>
        </w:tc>
        <w:tc>
          <w:tcPr>
            <w:tcW w:w="0" w:type="auto"/>
            <w:hideMark/>
          </w:tcPr>
          <w:p w14:paraId="5644F6CF"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儲存</w:t>
            </w:r>
            <w:r w:rsidRPr="00AB5EF1">
              <w:rPr>
                <w:rFonts w:ascii="Times New Roman" w:hAnsi="Times New Roman" w:cs="Times New Roman"/>
                <w:kern w:val="0"/>
                <w:sz w:val="24"/>
                <w:szCs w:val="24"/>
              </w:rPr>
              <w:t xml:space="preserve"> 0–255 </w:t>
            </w:r>
            <w:r w:rsidRPr="00AB5EF1">
              <w:rPr>
                <w:rFonts w:ascii="Times New Roman" w:hAnsi="Times New Roman" w:cs="Times New Roman"/>
                <w:kern w:val="0"/>
                <w:sz w:val="24"/>
                <w:szCs w:val="24"/>
              </w:rPr>
              <w:t>的整數</w:t>
            </w:r>
          </w:p>
        </w:tc>
      </w:tr>
      <w:tr w:rsidR="00AB5EF1" w:rsidRPr="00AB5EF1" w14:paraId="006765C7" w14:textId="77777777" w:rsidTr="00B868E3">
        <w:tc>
          <w:tcPr>
            <w:tcW w:w="846" w:type="dxa"/>
            <w:hideMark/>
          </w:tcPr>
          <w:p w14:paraId="3067D170"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5</w:t>
            </w:r>
          </w:p>
        </w:tc>
        <w:tc>
          <w:tcPr>
            <w:tcW w:w="805" w:type="dxa"/>
            <w:hideMark/>
          </w:tcPr>
          <w:p w14:paraId="19DA912D"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Integer</w:t>
            </w:r>
          </w:p>
        </w:tc>
        <w:tc>
          <w:tcPr>
            <w:tcW w:w="2927" w:type="dxa"/>
            <w:hideMark/>
          </w:tcPr>
          <w:p w14:paraId="71003CDE"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數字（格式選擇「整數」）</w:t>
            </w:r>
          </w:p>
        </w:tc>
        <w:tc>
          <w:tcPr>
            <w:tcW w:w="0" w:type="auto"/>
            <w:hideMark/>
          </w:tcPr>
          <w:p w14:paraId="312C0277"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整數（</w:t>
            </w:r>
            <w:r w:rsidRPr="00AB5EF1">
              <w:rPr>
                <w:rFonts w:ascii="Times New Roman" w:hAnsi="Times New Roman" w:cs="Times New Roman"/>
                <w:kern w:val="0"/>
                <w:sz w:val="24"/>
                <w:szCs w:val="24"/>
              </w:rPr>
              <w:t xml:space="preserve">-32,768 </w:t>
            </w:r>
            <w:r w:rsidRPr="00AB5EF1">
              <w:rPr>
                <w:rFonts w:ascii="Times New Roman" w:hAnsi="Times New Roman" w:cs="Times New Roman"/>
                <w:kern w:val="0"/>
                <w:sz w:val="24"/>
                <w:szCs w:val="24"/>
              </w:rPr>
              <w:t>到</w:t>
            </w:r>
            <w:r w:rsidRPr="00AB5EF1">
              <w:rPr>
                <w:rFonts w:ascii="Times New Roman" w:hAnsi="Times New Roman" w:cs="Times New Roman"/>
                <w:kern w:val="0"/>
                <w:sz w:val="24"/>
                <w:szCs w:val="24"/>
              </w:rPr>
              <w:t xml:space="preserve"> 32,767</w:t>
            </w:r>
            <w:r w:rsidRPr="00AB5EF1">
              <w:rPr>
                <w:rFonts w:ascii="Times New Roman" w:hAnsi="Times New Roman" w:cs="Times New Roman"/>
                <w:kern w:val="0"/>
                <w:sz w:val="24"/>
                <w:szCs w:val="24"/>
              </w:rPr>
              <w:t>）</w:t>
            </w:r>
          </w:p>
        </w:tc>
      </w:tr>
      <w:tr w:rsidR="00AB5EF1" w:rsidRPr="00AB5EF1" w14:paraId="52287B4A" w14:textId="77777777" w:rsidTr="00B868E3">
        <w:tc>
          <w:tcPr>
            <w:tcW w:w="846" w:type="dxa"/>
            <w:hideMark/>
          </w:tcPr>
          <w:p w14:paraId="19B82EE7"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6</w:t>
            </w:r>
          </w:p>
        </w:tc>
        <w:tc>
          <w:tcPr>
            <w:tcW w:w="805" w:type="dxa"/>
            <w:hideMark/>
          </w:tcPr>
          <w:p w14:paraId="49EC22D2"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Single</w:t>
            </w:r>
          </w:p>
        </w:tc>
        <w:tc>
          <w:tcPr>
            <w:tcW w:w="2927" w:type="dxa"/>
            <w:hideMark/>
          </w:tcPr>
          <w:p w14:paraId="03009E67"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數字（格式選擇「單精度浮點數」）</w:t>
            </w:r>
          </w:p>
        </w:tc>
        <w:tc>
          <w:tcPr>
            <w:tcW w:w="0" w:type="auto"/>
            <w:hideMark/>
          </w:tcPr>
          <w:p w14:paraId="49C97F61"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與</w:t>
            </w:r>
            <w:r w:rsidRPr="00AB5EF1">
              <w:rPr>
                <w:rFonts w:ascii="Times New Roman" w:hAnsi="Times New Roman" w:cs="Times New Roman"/>
                <w:kern w:val="0"/>
                <w:sz w:val="24"/>
                <w:szCs w:val="24"/>
              </w:rPr>
              <w:t xml:space="preserve"> Float </w:t>
            </w:r>
            <w:r w:rsidRPr="00AB5EF1">
              <w:rPr>
                <w:rFonts w:ascii="Times New Roman" w:hAnsi="Times New Roman" w:cs="Times New Roman"/>
                <w:kern w:val="0"/>
                <w:sz w:val="24"/>
                <w:szCs w:val="24"/>
              </w:rPr>
              <w:t>相同</w:t>
            </w:r>
          </w:p>
        </w:tc>
      </w:tr>
      <w:tr w:rsidR="00AB5EF1" w:rsidRPr="00AB5EF1" w14:paraId="1E4B696D" w14:textId="77777777" w:rsidTr="00B868E3">
        <w:tc>
          <w:tcPr>
            <w:tcW w:w="846" w:type="dxa"/>
            <w:hideMark/>
          </w:tcPr>
          <w:p w14:paraId="760EA88F"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7</w:t>
            </w:r>
          </w:p>
        </w:tc>
        <w:tc>
          <w:tcPr>
            <w:tcW w:w="805" w:type="dxa"/>
            <w:hideMark/>
          </w:tcPr>
          <w:p w14:paraId="2B657E9F"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Long</w:t>
            </w:r>
          </w:p>
        </w:tc>
        <w:tc>
          <w:tcPr>
            <w:tcW w:w="2927" w:type="dxa"/>
            <w:hideMark/>
          </w:tcPr>
          <w:p w14:paraId="6FB75939"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大型數字／數字（格式選擇「長整數」）</w:t>
            </w:r>
          </w:p>
        </w:tc>
        <w:tc>
          <w:tcPr>
            <w:tcW w:w="0" w:type="auto"/>
            <w:hideMark/>
          </w:tcPr>
          <w:p w14:paraId="67E6DA23"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大整數（最大可到</w:t>
            </w:r>
            <w:r w:rsidRPr="00AB5EF1">
              <w:rPr>
                <w:rFonts w:ascii="Times New Roman" w:hAnsi="Times New Roman" w:cs="Times New Roman"/>
                <w:kern w:val="0"/>
                <w:sz w:val="24"/>
                <w:szCs w:val="24"/>
              </w:rPr>
              <w:t xml:space="preserve"> 10 </w:t>
            </w:r>
            <w:r w:rsidRPr="00AB5EF1">
              <w:rPr>
                <w:rFonts w:ascii="Times New Roman" w:hAnsi="Times New Roman" w:cs="Times New Roman"/>
                <w:kern w:val="0"/>
                <w:sz w:val="24"/>
                <w:szCs w:val="24"/>
              </w:rPr>
              <w:t>的</w:t>
            </w:r>
            <w:r w:rsidRPr="00AB5EF1">
              <w:rPr>
                <w:rFonts w:ascii="Times New Roman" w:hAnsi="Times New Roman" w:cs="Times New Roman"/>
                <w:kern w:val="0"/>
                <w:sz w:val="24"/>
                <w:szCs w:val="24"/>
              </w:rPr>
              <w:t xml:space="preserve"> 20 </w:t>
            </w:r>
            <w:r w:rsidRPr="00AB5EF1">
              <w:rPr>
                <w:rFonts w:ascii="Times New Roman" w:hAnsi="Times New Roman" w:cs="Times New Roman"/>
                <w:kern w:val="0"/>
                <w:sz w:val="24"/>
                <w:szCs w:val="24"/>
              </w:rPr>
              <w:t>次方）</w:t>
            </w:r>
          </w:p>
        </w:tc>
      </w:tr>
      <w:tr w:rsidR="00AB5EF1" w:rsidRPr="00AB5EF1" w14:paraId="72E7EFEB" w14:textId="77777777" w:rsidTr="00B868E3">
        <w:tc>
          <w:tcPr>
            <w:tcW w:w="846" w:type="dxa"/>
            <w:hideMark/>
          </w:tcPr>
          <w:p w14:paraId="4E1845FA"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8</w:t>
            </w:r>
          </w:p>
        </w:tc>
        <w:tc>
          <w:tcPr>
            <w:tcW w:w="805" w:type="dxa"/>
            <w:hideMark/>
          </w:tcPr>
          <w:p w14:paraId="14415752"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Boolean</w:t>
            </w:r>
          </w:p>
        </w:tc>
        <w:tc>
          <w:tcPr>
            <w:tcW w:w="2927" w:type="dxa"/>
            <w:hideMark/>
          </w:tcPr>
          <w:p w14:paraId="29BFB3EA"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是</w:t>
            </w:r>
            <w:r w:rsidRPr="00AB5EF1">
              <w:rPr>
                <w:rFonts w:ascii="Times New Roman" w:hAnsi="Times New Roman" w:cs="Times New Roman"/>
                <w:kern w:val="0"/>
                <w:sz w:val="24"/>
                <w:szCs w:val="24"/>
              </w:rPr>
              <w:t>/</w:t>
            </w:r>
            <w:r w:rsidRPr="00AB5EF1">
              <w:rPr>
                <w:rFonts w:ascii="Times New Roman" w:hAnsi="Times New Roman" w:cs="Times New Roman"/>
                <w:kern w:val="0"/>
                <w:sz w:val="24"/>
                <w:szCs w:val="24"/>
              </w:rPr>
              <w:t>否</w:t>
            </w:r>
          </w:p>
        </w:tc>
        <w:tc>
          <w:tcPr>
            <w:tcW w:w="0" w:type="auto"/>
            <w:hideMark/>
          </w:tcPr>
          <w:p w14:paraId="3A65EAA8"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布林值（</w:t>
            </w:r>
            <w:r w:rsidRPr="00AB5EF1">
              <w:rPr>
                <w:rFonts w:ascii="Times New Roman" w:hAnsi="Times New Roman" w:cs="Times New Roman"/>
                <w:kern w:val="0"/>
                <w:sz w:val="24"/>
                <w:szCs w:val="24"/>
              </w:rPr>
              <w:t>Yes/No</w:t>
            </w:r>
            <w:r w:rsidRPr="00AB5EF1">
              <w:rPr>
                <w:rFonts w:ascii="Times New Roman" w:hAnsi="Times New Roman" w:cs="Times New Roman"/>
                <w:kern w:val="0"/>
                <w:sz w:val="24"/>
                <w:szCs w:val="24"/>
              </w:rPr>
              <w:t>、</w:t>
            </w:r>
            <w:r w:rsidRPr="00AB5EF1">
              <w:rPr>
                <w:rFonts w:ascii="Times New Roman" w:hAnsi="Times New Roman" w:cs="Times New Roman"/>
                <w:kern w:val="0"/>
                <w:sz w:val="24"/>
                <w:szCs w:val="24"/>
              </w:rPr>
              <w:t>True/False</w:t>
            </w:r>
            <w:r w:rsidRPr="00AB5EF1">
              <w:rPr>
                <w:rFonts w:ascii="Times New Roman" w:hAnsi="Times New Roman" w:cs="Times New Roman"/>
                <w:kern w:val="0"/>
                <w:sz w:val="24"/>
                <w:szCs w:val="24"/>
              </w:rPr>
              <w:t>）</w:t>
            </w:r>
          </w:p>
        </w:tc>
      </w:tr>
      <w:tr w:rsidR="00AB5EF1" w:rsidRPr="00AB5EF1" w14:paraId="218937D0" w14:textId="77777777" w:rsidTr="00B868E3">
        <w:tc>
          <w:tcPr>
            <w:tcW w:w="846" w:type="dxa"/>
            <w:hideMark/>
          </w:tcPr>
          <w:p w14:paraId="46EBEFC0"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9</w:t>
            </w:r>
          </w:p>
        </w:tc>
        <w:tc>
          <w:tcPr>
            <w:tcW w:w="805" w:type="dxa"/>
            <w:hideMark/>
          </w:tcPr>
          <w:p w14:paraId="64596972"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Date</w:t>
            </w:r>
          </w:p>
        </w:tc>
        <w:tc>
          <w:tcPr>
            <w:tcW w:w="2927" w:type="dxa"/>
            <w:hideMark/>
          </w:tcPr>
          <w:p w14:paraId="552F2C4E"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日期</w:t>
            </w:r>
            <w:r w:rsidRPr="00AB5EF1">
              <w:rPr>
                <w:rFonts w:ascii="Times New Roman" w:hAnsi="Times New Roman" w:cs="Times New Roman"/>
                <w:kern w:val="0"/>
                <w:sz w:val="24"/>
                <w:szCs w:val="24"/>
              </w:rPr>
              <w:t>/</w:t>
            </w:r>
            <w:r w:rsidRPr="00AB5EF1">
              <w:rPr>
                <w:rFonts w:ascii="Times New Roman" w:hAnsi="Times New Roman" w:cs="Times New Roman"/>
                <w:kern w:val="0"/>
                <w:sz w:val="24"/>
                <w:szCs w:val="24"/>
              </w:rPr>
              <w:t>時間</w:t>
            </w:r>
            <w:r w:rsidRPr="00AB5EF1">
              <w:rPr>
                <w:rFonts w:ascii="Times New Roman" w:hAnsi="Times New Roman" w:cs="Times New Roman"/>
                <w:kern w:val="0"/>
                <w:sz w:val="24"/>
                <w:szCs w:val="24"/>
              </w:rPr>
              <w:t xml:space="preserve"> </w:t>
            </w:r>
            <w:r w:rsidRPr="00AB5EF1">
              <w:rPr>
                <w:rFonts w:ascii="Times New Roman" w:hAnsi="Times New Roman" w:cs="Times New Roman"/>
                <w:kern w:val="0"/>
                <w:sz w:val="24"/>
                <w:szCs w:val="24"/>
              </w:rPr>
              <w:t>或</w:t>
            </w:r>
            <w:r w:rsidRPr="00AB5EF1">
              <w:rPr>
                <w:rFonts w:ascii="Times New Roman" w:hAnsi="Times New Roman" w:cs="Times New Roman"/>
                <w:kern w:val="0"/>
                <w:sz w:val="24"/>
                <w:szCs w:val="24"/>
              </w:rPr>
              <w:t xml:space="preserve"> </w:t>
            </w:r>
            <w:r w:rsidRPr="00AB5EF1">
              <w:rPr>
                <w:rFonts w:ascii="Times New Roman" w:hAnsi="Times New Roman" w:cs="Times New Roman"/>
                <w:kern w:val="0"/>
                <w:sz w:val="24"/>
                <w:szCs w:val="24"/>
              </w:rPr>
              <w:t>延長的日期</w:t>
            </w:r>
            <w:r w:rsidRPr="00AB5EF1">
              <w:rPr>
                <w:rFonts w:ascii="Times New Roman" w:hAnsi="Times New Roman" w:cs="Times New Roman"/>
                <w:kern w:val="0"/>
                <w:sz w:val="24"/>
                <w:szCs w:val="24"/>
              </w:rPr>
              <w:t>/</w:t>
            </w:r>
            <w:r w:rsidRPr="00AB5EF1">
              <w:rPr>
                <w:rFonts w:ascii="Times New Roman" w:hAnsi="Times New Roman" w:cs="Times New Roman"/>
                <w:kern w:val="0"/>
                <w:sz w:val="24"/>
                <w:szCs w:val="24"/>
              </w:rPr>
              <w:t>時間</w:t>
            </w:r>
          </w:p>
        </w:tc>
        <w:tc>
          <w:tcPr>
            <w:tcW w:w="0" w:type="auto"/>
            <w:hideMark/>
          </w:tcPr>
          <w:p w14:paraId="0DC389C6"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儲存日期與時間</w:t>
            </w:r>
          </w:p>
        </w:tc>
      </w:tr>
      <w:tr w:rsidR="00AB5EF1" w:rsidRPr="00AB5EF1" w14:paraId="0634BA0F" w14:textId="77777777" w:rsidTr="00B868E3">
        <w:tc>
          <w:tcPr>
            <w:tcW w:w="846" w:type="dxa"/>
            <w:hideMark/>
          </w:tcPr>
          <w:p w14:paraId="282EF9F6"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10</w:t>
            </w:r>
          </w:p>
        </w:tc>
        <w:tc>
          <w:tcPr>
            <w:tcW w:w="805" w:type="dxa"/>
            <w:hideMark/>
          </w:tcPr>
          <w:p w14:paraId="2D380C37"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Currency</w:t>
            </w:r>
          </w:p>
        </w:tc>
        <w:tc>
          <w:tcPr>
            <w:tcW w:w="2927" w:type="dxa"/>
            <w:hideMark/>
          </w:tcPr>
          <w:p w14:paraId="5A395626"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貨幣</w:t>
            </w:r>
          </w:p>
        </w:tc>
        <w:tc>
          <w:tcPr>
            <w:tcW w:w="0" w:type="auto"/>
            <w:hideMark/>
          </w:tcPr>
          <w:p w14:paraId="64AAC42C" w14:textId="77777777" w:rsidR="00AB5EF1" w:rsidRPr="00AB5EF1" w:rsidRDefault="00AB5EF1" w:rsidP="00AB5EF1">
            <w:pPr>
              <w:widowControl/>
              <w:ind w:leftChars="0" w:left="0"/>
              <w:rPr>
                <w:rFonts w:ascii="Times New Roman" w:hAnsi="Times New Roman" w:cs="Times New Roman"/>
                <w:kern w:val="0"/>
                <w:sz w:val="24"/>
                <w:szCs w:val="24"/>
              </w:rPr>
            </w:pPr>
            <w:r w:rsidRPr="00AB5EF1">
              <w:rPr>
                <w:rFonts w:ascii="Times New Roman" w:hAnsi="Times New Roman" w:cs="Times New Roman"/>
                <w:kern w:val="0"/>
                <w:sz w:val="24"/>
                <w:szCs w:val="24"/>
              </w:rPr>
              <w:t>儲存金額（自動四捨五入，避免誤差）</w:t>
            </w:r>
          </w:p>
        </w:tc>
      </w:tr>
    </w:tbl>
    <w:p w14:paraId="0E5EDF20" w14:textId="63439202" w:rsidR="0013247A" w:rsidRDefault="00AD685A" w:rsidP="0006112B">
      <w:pPr>
        <w:ind w:leftChars="0" w:left="0"/>
        <w:rPr>
          <w:rFonts w:ascii="Times New Roman" w:hAnsi="Times New Roman" w:cs="Times New Roman"/>
        </w:rPr>
        <w:sectPr w:rsidR="0013247A" w:rsidSect="006F5091">
          <w:pgSz w:w="11906" w:h="16838"/>
          <w:pgMar w:top="1440" w:right="1797" w:bottom="1440" w:left="1797" w:header="851" w:footer="992" w:gutter="0"/>
          <w:cols w:space="425"/>
          <w:titlePg/>
          <w:docGrid w:type="lines" w:linePitch="381"/>
        </w:sectPr>
      </w:pPr>
      <w:r>
        <w:rPr>
          <w:rFonts w:ascii="Times New Roman" w:hAnsi="Times New Roman" w:cs="Times New Roman"/>
        </w:rPr>
        <w:br w:type="page"/>
      </w:r>
    </w:p>
    <w:p w14:paraId="0BDB816A" w14:textId="163EB664" w:rsidR="0013247A" w:rsidRDefault="00DF48E3" w:rsidP="0006112B">
      <w:pPr>
        <w:ind w:leftChars="0" w:left="0"/>
      </w:pPr>
      <w:r>
        <w:rPr>
          <w:noProof/>
        </w:rPr>
        <w:lastRenderedPageBreak/>
        <w:drawing>
          <wp:anchor distT="0" distB="0" distL="114300" distR="114300" simplePos="0" relativeHeight="251658242" behindDoc="0" locked="0" layoutInCell="1" allowOverlap="1" wp14:anchorId="5A3529AC" wp14:editId="251385D0">
            <wp:simplePos x="0" y="0"/>
            <wp:positionH relativeFrom="margin">
              <wp:posOffset>95250</wp:posOffset>
            </wp:positionH>
            <wp:positionV relativeFrom="paragraph">
              <wp:posOffset>173355</wp:posOffset>
            </wp:positionV>
            <wp:extent cx="8787130" cy="183134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252" t="14434"/>
                    <a:stretch/>
                  </pic:blipFill>
                  <pic:spPr bwMode="auto">
                    <a:xfrm>
                      <a:off x="0" y="0"/>
                      <a:ext cx="8787130"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61B28B" w14:textId="04E8BA36" w:rsidR="00BB05C1" w:rsidRPr="0019147C" w:rsidRDefault="00753C84" w:rsidP="004551E7">
      <w:pPr>
        <w:pStyle w:val="affb"/>
        <w:rPr>
          <w:rFonts w:ascii="Times New Roman" w:hAnsi="Times New Roman" w:cs="Times New Roman"/>
        </w:rPr>
      </w:pPr>
      <w:bookmarkStart w:id="123" w:name="_Toc199499910"/>
      <w:r w:rsidRPr="0019147C">
        <w:rPr>
          <w:rFonts w:ascii="Times New Roman" w:hAnsi="Times New Roman" w:cs="Times New Roman"/>
        </w:rPr>
        <w:t>圖</w:t>
      </w:r>
      <w:r w:rsidRPr="0019147C">
        <w:rPr>
          <w:rFonts w:ascii="Times New Roman" w:hAnsi="Times New Roman" w:cs="Times New Roman"/>
        </w:rPr>
        <w:t xml:space="preserve"> </w:t>
      </w:r>
      <w:r w:rsidR="0019147C" w:rsidRPr="0019147C">
        <w:rPr>
          <w:rFonts w:ascii="Times New Roman" w:hAnsi="Times New Roman" w:cs="Times New Roman"/>
        </w:rPr>
        <w:t>10</w:t>
      </w:r>
      <w:r w:rsidR="00651CA3" w:rsidRPr="0019147C">
        <w:rPr>
          <w:rFonts w:ascii="Times New Roman" w:hAnsi="Times New Roman" w:cs="Times New Roman"/>
        </w:rPr>
        <w:t>書籍資料表</w:t>
      </w:r>
      <w:bookmarkEnd w:id="123"/>
    </w:p>
    <w:p w14:paraId="03EF0E66" w14:textId="77777777" w:rsidR="00BB05C1" w:rsidRDefault="00BB05C1" w:rsidP="004B21FC">
      <w:pPr>
        <w:ind w:leftChars="0" w:left="0"/>
        <w:jc w:val="center"/>
        <w:rPr>
          <w:rFonts w:ascii="Times New Roman" w:hAnsi="Times New Roman" w:cs="Times New Roman"/>
        </w:rPr>
      </w:pPr>
    </w:p>
    <w:p w14:paraId="1FA51523" w14:textId="208502EE" w:rsidR="00BB05C1" w:rsidRDefault="00EA1189" w:rsidP="006A53B9">
      <w:pPr>
        <w:ind w:leftChars="0" w:left="0"/>
        <w:jc w:val="center"/>
        <w:rPr>
          <w:rFonts w:ascii="Times New Roman" w:hAnsi="Times New Roman" w:cs="Times New Roman"/>
        </w:rPr>
      </w:pPr>
      <w:r>
        <w:rPr>
          <w:rFonts w:ascii="Times New Roman" w:hAnsi="Times New Roman" w:cs="Times New Roman"/>
          <w:noProof/>
        </w:rPr>
        <w:drawing>
          <wp:inline distT="0" distB="0" distL="0" distR="0" wp14:anchorId="3E993199" wp14:editId="08F294DA">
            <wp:extent cx="8577580" cy="1137491"/>
            <wp:effectExtent l="0" t="0" r="0" b="5715"/>
            <wp:docPr id="2050267710" name="圖片 3"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7710" name="圖片 3" descr="一張含有 文字, 字型, 數字, 行 的圖片&#10;&#10;AI 產生的內容可能不正確。"/>
                    <pic:cNvPicPr/>
                  </pic:nvPicPr>
                  <pic:blipFill>
                    <a:blip r:embed="rId35">
                      <a:extLst>
                        <a:ext uri="{28A0092B-C50C-407E-A947-70E740481C1C}">
                          <a14:useLocalDpi xmlns:a14="http://schemas.microsoft.com/office/drawing/2010/main" val="0"/>
                        </a:ext>
                      </a:extLst>
                    </a:blip>
                    <a:stretch>
                      <a:fillRect/>
                    </a:stretch>
                  </pic:blipFill>
                  <pic:spPr>
                    <a:xfrm>
                      <a:off x="0" y="0"/>
                      <a:ext cx="8639637" cy="1145720"/>
                    </a:xfrm>
                    <a:prstGeom prst="rect">
                      <a:avLst/>
                    </a:prstGeom>
                  </pic:spPr>
                </pic:pic>
              </a:graphicData>
            </a:graphic>
          </wp:inline>
        </w:drawing>
      </w:r>
    </w:p>
    <w:p w14:paraId="5AFFE3D6" w14:textId="5AD561B7" w:rsidR="006A53B9" w:rsidRPr="0019147C" w:rsidRDefault="009507F1" w:rsidP="004551E7">
      <w:pPr>
        <w:pStyle w:val="affb"/>
        <w:rPr>
          <w:rFonts w:ascii="Times New Roman" w:hAnsi="Times New Roman" w:cs="Times New Roman"/>
        </w:rPr>
      </w:pPr>
      <w:bookmarkStart w:id="124" w:name="_Toc199499911"/>
      <w:r w:rsidRPr="0019147C">
        <w:rPr>
          <w:rFonts w:ascii="Times New Roman" w:hAnsi="Times New Roman" w:cs="Times New Roman"/>
        </w:rPr>
        <w:t>圖</w:t>
      </w:r>
      <w:r w:rsidRPr="0019147C">
        <w:rPr>
          <w:rFonts w:ascii="Times New Roman" w:hAnsi="Times New Roman" w:cs="Times New Roman"/>
        </w:rPr>
        <w:t xml:space="preserve"> </w:t>
      </w:r>
      <w:r w:rsidR="0019147C" w:rsidRPr="0019147C">
        <w:rPr>
          <w:rFonts w:ascii="Times New Roman" w:hAnsi="Times New Roman" w:cs="Times New Roman"/>
        </w:rPr>
        <w:t>11</w:t>
      </w:r>
      <w:r w:rsidR="00651CA3" w:rsidRPr="0019147C">
        <w:rPr>
          <w:rFonts w:ascii="Times New Roman" w:hAnsi="Times New Roman" w:cs="Times New Roman"/>
        </w:rPr>
        <w:t>使用者資料表</w:t>
      </w:r>
      <w:bookmarkEnd w:id="124"/>
    </w:p>
    <w:p w14:paraId="7F964754" w14:textId="77777777" w:rsidR="004B21FC" w:rsidRPr="0019147C" w:rsidRDefault="004B21FC" w:rsidP="006A53B9">
      <w:pPr>
        <w:ind w:leftChars="0" w:left="0"/>
        <w:jc w:val="center"/>
        <w:rPr>
          <w:rFonts w:ascii="Times New Roman" w:hAnsi="Times New Roman" w:cs="Times New Roman"/>
        </w:rPr>
      </w:pPr>
    </w:p>
    <w:p w14:paraId="7A132856" w14:textId="77777777" w:rsidR="00BB05C1" w:rsidRDefault="000D7FB4" w:rsidP="0006112B">
      <w:pPr>
        <w:ind w:leftChars="0" w:left="0"/>
        <w:rPr>
          <w:rFonts w:ascii="Times New Roman" w:hAnsi="Times New Roman" w:cs="Times New Roman"/>
        </w:rPr>
      </w:pPr>
      <w:r>
        <w:rPr>
          <w:rFonts w:ascii="Times New Roman" w:hAnsi="Times New Roman" w:cs="Times New Roman"/>
          <w:noProof/>
        </w:rPr>
        <w:lastRenderedPageBreak/>
        <w:drawing>
          <wp:inline distT="0" distB="0" distL="0" distR="0" wp14:anchorId="3E051539" wp14:editId="35BF1723">
            <wp:extent cx="8863330" cy="1140460"/>
            <wp:effectExtent l="0" t="0" r="1270" b="2540"/>
            <wp:docPr id="806016455" name="圖片 4" descr="一張含有 文字, 行,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16455" name="圖片 4" descr="一張含有 文字, 行, 字型, 數字 的圖片&#10;&#10;AI 產生的內容可能不正確。"/>
                    <pic:cNvPicPr/>
                  </pic:nvPicPr>
                  <pic:blipFill>
                    <a:blip r:embed="rId36">
                      <a:extLst>
                        <a:ext uri="{28A0092B-C50C-407E-A947-70E740481C1C}">
                          <a14:useLocalDpi xmlns:a14="http://schemas.microsoft.com/office/drawing/2010/main" val="0"/>
                        </a:ext>
                      </a:extLst>
                    </a:blip>
                    <a:stretch>
                      <a:fillRect/>
                    </a:stretch>
                  </pic:blipFill>
                  <pic:spPr>
                    <a:xfrm>
                      <a:off x="0" y="0"/>
                      <a:ext cx="8863330" cy="1140460"/>
                    </a:xfrm>
                    <a:prstGeom prst="rect">
                      <a:avLst/>
                    </a:prstGeom>
                  </pic:spPr>
                </pic:pic>
              </a:graphicData>
            </a:graphic>
          </wp:inline>
        </w:drawing>
      </w:r>
    </w:p>
    <w:p w14:paraId="1D3A8F3C" w14:textId="140F0CFD" w:rsidR="008B5ACE" w:rsidRPr="0019147C" w:rsidRDefault="002950D2" w:rsidP="004551E7">
      <w:pPr>
        <w:pStyle w:val="affb"/>
        <w:rPr>
          <w:rFonts w:ascii="Times New Roman" w:hAnsi="Times New Roman" w:cs="Times New Roman"/>
        </w:rPr>
      </w:pPr>
      <w:bookmarkStart w:id="125" w:name="_Toc199499912"/>
      <w:r w:rsidRPr="0019147C">
        <w:rPr>
          <w:rFonts w:ascii="Times New Roman" w:hAnsi="Times New Roman" w:cs="Times New Roman"/>
        </w:rPr>
        <w:t>圖</w:t>
      </w:r>
      <w:r w:rsidR="0019147C" w:rsidRPr="0019147C">
        <w:rPr>
          <w:rFonts w:ascii="Times New Roman" w:hAnsi="Times New Roman" w:cs="Times New Roman"/>
        </w:rPr>
        <w:t>12</w:t>
      </w:r>
      <w:r w:rsidR="00651CA3" w:rsidRPr="0019147C">
        <w:rPr>
          <w:rFonts w:ascii="Times New Roman" w:hAnsi="Times New Roman" w:cs="Times New Roman"/>
        </w:rPr>
        <w:t>收藏書籍資料表</w:t>
      </w:r>
      <w:bookmarkEnd w:id="125"/>
    </w:p>
    <w:p w14:paraId="0C1EE856" w14:textId="77777777" w:rsidR="008B5ACE" w:rsidRDefault="008B5ACE" w:rsidP="008B5ACE">
      <w:pPr>
        <w:ind w:leftChars="0" w:left="0"/>
        <w:jc w:val="center"/>
        <w:rPr>
          <w:rFonts w:ascii="Times New Roman" w:hAnsi="Times New Roman" w:cs="Times New Roman"/>
        </w:rPr>
      </w:pPr>
    </w:p>
    <w:p w14:paraId="2BD6FAF1" w14:textId="087E9ECF" w:rsidR="008B5ACE" w:rsidRDefault="00F76F6A" w:rsidP="008B5ACE">
      <w:pPr>
        <w:ind w:leftChars="0" w:left="0"/>
        <w:jc w:val="center"/>
        <w:rPr>
          <w:rFonts w:ascii="Times New Roman" w:hAnsi="Times New Roman" w:cs="Times New Roman"/>
        </w:rPr>
      </w:pPr>
      <w:r>
        <w:rPr>
          <w:rFonts w:ascii="Times New Roman" w:hAnsi="Times New Roman" w:cs="Times New Roman"/>
          <w:noProof/>
        </w:rPr>
        <w:drawing>
          <wp:inline distT="0" distB="0" distL="0" distR="0" wp14:anchorId="7C9F2E7B" wp14:editId="4DEA11FF">
            <wp:extent cx="8863330" cy="1518920"/>
            <wp:effectExtent l="0" t="0" r="1270" b="5080"/>
            <wp:docPr id="765761298" name="圖片 5"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1298" name="圖片 5" descr="一張含有 文字, 字型, 數字, 行 的圖片&#10;&#10;AI 產生的內容可能不正確。"/>
                    <pic:cNvPicPr/>
                  </pic:nvPicPr>
                  <pic:blipFill>
                    <a:blip r:embed="rId37">
                      <a:extLst>
                        <a:ext uri="{28A0092B-C50C-407E-A947-70E740481C1C}">
                          <a14:useLocalDpi xmlns:a14="http://schemas.microsoft.com/office/drawing/2010/main" val="0"/>
                        </a:ext>
                      </a:extLst>
                    </a:blip>
                    <a:stretch>
                      <a:fillRect/>
                    </a:stretch>
                  </pic:blipFill>
                  <pic:spPr>
                    <a:xfrm>
                      <a:off x="0" y="0"/>
                      <a:ext cx="8863330" cy="1518920"/>
                    </a:xfrm>
                    <a:prstGeom prst="rect">
                      <a:avLst/>
                    </a:prstGeom>
                  </pic:spPr>
                </pic:pic>
              </a:graphicData>
            </a:graphic>
          </wp:inline>
        </w:drawing>
      </w:r>
    </w:p>
    <w:p w14:paraId="397798FA" w14:textId="5981AE35" w:rsidR="008B5ACE" w:rsidRPr="0019147C" w:rsidRDefault="002950D2" w:rsidP="004551E7">
      <w:pPr>
        <w:pStyle w:val="affb"/>
        <w:rPr>
          <w:rFonts w:ascii="Times New Roman" w:hAnsi="Times New Roman" w:cs="Times New Roman"/>
        </w:rPr>
      </w:pPr>
      <w:bookmarkStart w:id="126" w:name="_Toc199499913"/>
      <w:r w:rsidRPr="0019147C">
        <w:rPr>
          <w:rFonts w:ascii="Times New Roman" w:hAnsi="Times New Roman" w:cs="Times New Roman"/>
        </w:rPr>
        <w:t>圖</w:t>
      </w:r>
      <w:r w:rsidR="0019147C" w:rsidRPr="0019147C">
        <w:rPr>
          <w:rFonts w:ascii="Times New Roman" w:hAnsi="Times New Roman" w:cs="Times New Roman"/>
        </w:rPr>
        <w:t>13</w:t>
      </w:r>
      <w:r w:rsidR="00651CA3" w:rsidRPr="0019147C">
        <w:rPr>
          <w:rFonts w:ascii="Times New Roman" w:hAnsi="Times New Roman" w:cs="Times New Roman"/>
        </w:rPr>
        <w:t>聯絡訊息資料表</w:t>
      </w:r>
      <w:bookmarkEnd w:id="126"/>
    </w:p>
    <w:p w14:paraId="47DB7C83" w14:textId="77777777" w:rsidR="00350ED2" w:rsidRDefault="00350ED2" w:rsidP="00307732">
      <w:pPr>
        <w:ind w:leftChars="0" w:left="0"/>
        <w:jc w:val="center"/>
        <w:rPr>
          <w:rFonts w:ascii="Times New Roman" w:hAnsi="Times New Roman" w:cs="Times New Roman"/>
        </w:rPr>
      </w:pPr>
    </w:p>
    <w:p w14:paraId="3DDCAE7E" w14:textId="77777777" w:rsidR="00350ED2" w:rsidRDefault="00F34A7B" w:rsidP="00770A61">
      <w:pPr>
        <w:ind w:leftChars="0"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57B29B16" wp14:editId="371562B4">
            <wp:extent cx="8863330" cy="1377315"/>
            <wp:effectExtent l="0" t="0" r="1270" b="0"/>
            <wp:docPr id="663087680" name="圖片 6"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7680" name="圖片 6" descr="一張含有 文字, 字型, 數字, 行 的圖片&#10;&#10;AI 產生的內容可能不正確。"/>
                    <pic:cNvPicPr/>
                  </pic:nvPicPr>
                  <pic:blipFill>
                    <a:blip r:embed="rId38">
                      <a:extLst>
                        <a:ext uri="{28A0092B-C50C-407E-A947-70E740481C1C}">
                          <a14:useLocalDpi xmlns:a14="http://schemas.microsoft.com/office/drawing/2010/main" val="0"/>
                        </a:ext>
                      </a:extLst>
                    </a:blip>
                    <a:stretch>
                      <a:fillRect/>
                    </a:stretch>
                  </pic:blipFill>
                  <pic:spPr>
                    <a:xfrm>
                      <a:off x="0" y="0"/>
                      <a:ext cx="8863330" cy="1377315"/>
                    </a:xfrm>
                    <a:prstGeom prst="rect">
                      <a:avLst/>
                    </a:prstGeom>
                  </pic:spPr>
                </pic:pic>
              </a:graphicData>
            </a:graphic>
          </wp:inline>
        </w:drawing>
      </w:r>
    </w:p>
    <w:p w14:paraId="757EC0F0" w14:textId="58A516CD" w:rsidR="00770A61" w:rsidRPr="0019147C" w:rsidRDefault="007E4CFD" w:rsidP="004551E7">
      <w:pPr>
        <w:pStyle w:val="affb"/>
        <w:rPr>
          <w:rFonts w:ascii="Times New Roman" w:hAnsi="Times New Roman" w:cs="Times New Roman"/>
        </w:rPr>
      </w:pPr>
      <w:bookmarkStart w:id="127" w:name="_Toc199499914"/>
      <w:r w:rsidRPr="0019147C">
        <w:rPr>
          <w:rFonts w:ascii="Times New Roman" w:hAnsi="Times New Roman" w:cs="Times New Roman"/>
        </w:rPr>
        <w:t>圖</w:t>
      </w:r>
      <w:r w:rsidR="0019147C" w:rsidRPr="0019147C">
        <w:rPr>
          <w:rFonts w:ascii="Times New Roman" w:hAnsi="Times New Roman" w:cs="Times New Roman"/>
        </w:rPr>
        <w:t>14</w:t>
      </w:r>
      <w:r w:rsidRPr="0019147C">
        <w:rPr>
          <w:rFonts w:ascii="Times New Roman" w:hAnsi="Times New Roman" w:cs="Times New Roman"/>
        </w:rPr>
        <w:t>回饋表單資料表</w:t>
      </w:r>
      <w:bookmarkEnd w:id="127"/>
    </w:p>
    <w:p w14:paraId="51958E86" w14:textId="490C986A" w:rsidR="00770A61" w:rsidRPr="0019147C" w:rsidRDefault="00770A61" w:rsidP="00770A61">
      <w:pPr>
        <w:ind w:leftChars="0" w:left="0"/>
        <w:jc w:val="center"/>
        <w:rPr>
          <w:rFonts w:ascii="Times New Roman" w:hAnsi="Times New Roman" w:cs="Times New Roman"/>
        </w:rPr>
      </w:pPr>
    </w:p>
    <w:p w14:paraId="45F539BC" w14:textId="6DCBB216" w:rsidR="00770A61" w:rsidRDefault="00242275" w:rsidP="00770A61">
      <w:pPr>
        <w:ind w:leftChars="0" w:left="0"/>
        <w:jc w:val="center"/>
        <w:rPr>
          <w:rFonts w:ascii="Times New Roman" w:hAnsi="Times New Roman" w:cs="Times New Roman"/>
        </w:rPr>
      </w:pPr>
      <w:r>
        <w:rPr>
          <w:rFonts w:ascii="Times New Roman" w:hAnsi="Times New Roman" w:cs="Times New Roman"/>
          <w:noProof/>
        </w:rPr>
        <w:drawing>
          <wp:inline distT="0" distB="0" distL="0" distR="0" wp14:anchorId="2CD4B208" wp14:editId="2330EC73">
            <wp:extent cx="8863330" cy="1239520"/>
            <wp:effectExtent l="0" t="0" r="1270" b="5080"/>
            <wp:docPr id="101182847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8471" name="圖片 1011828471"/>
                    <pic:cNvPicPr/>
                  </pic:nvPicPr>
                  <pic:blipFill>
                    <a:blip r:embed="rId39">
                      <a:extLst>
                        <a:ext uri="{28A0092B-C50C-407E-A947-70E740481C1C}">
                          <a14:useLocalDpi xmlns:a14="http://schemas.microsoft.com/office/drawing/2010/main" val="0"/>
                        </a:ext>
                      </a:extLst>
                    </a:blip>
                    <a:stretch>
                      <a:fillRect/>
                    </a:stretch>
                  </pic:blipFill>
                  <pic:spPr>
                    <a:xfrm>
                      <a:off x="0" y="0"/>
                      <a:ext cx="8863330" cy="1239520"/>
                    </a:xfrm>
                    <a:prstGeom prst="rect">
                      <a:avLst/>
                    </a:prstGeom>
                  </pic:spPr>
                </pic:pic>
              </a:graphicData>
            </a:graphic>
          </wp:inline>
        </w:drawing>
      </w:r>
    </w:p>
    <w:p w14:paraId="108A333C" w14:textId="45DAADBC" w:rsidR="00770A61" w:rsidRPr="0019147C" w:rsidRDefault="00351B9D" w:rsidP="004551E7">
      <w:pPr>
        <w:pStyle w:val="affb"/>
        <w:rPr>
          <w:rFonts w:ascii="Times New Roman" w:hAnsi="Times New Roman" w:cs="Times New Roman"/>
        </w:rPr>
      </w:pPr>
      <w:bookmarkStart w:id="128" w:name="_Toc199499915"/>
      <w:r w:rsidRPr="0019147C">
        <w:rPr>
          <w:rFonts w:ascii="Times New Roman" w:hAnsi="Times New Roman" w:cs="Times New Roman"/>
        </w:rPr>
        <w:t>圖</w:t>
      </w:r>
      <w:r w:rsidR="0019147C" w:rsidRPr="0019147C">
        <w:rPr>
          <w:rFonts w:ascii="Times New Roman" w:hAnsi="Times New Roman" w:cs="Times New Roman"/>
        </w:rPr>
        <w:t>15</w:t>
      </w:r>
      <w:r w:rsidRPr="0019147C">
        <w:rPr>
          <w:rFonts w:ascii="Times New Roman" w:hAnsi="Times New Roman" w:cs="Times New Roman"/>
        </w:rPr>
        <w:t>管理員操作紀錄</w:t>
      </w:r>
      <w:bookmarkEnd w:id="128"/>
    </w:p>
    <w:p w14:paraId="3AC6AE58" w14:textId="77777777" w:rsidR="00770A61" w:rsidRDefault="00770A61" w:rsidP="00770A61">
      <w:pPr>
        <w:ind w:leftChars="0" w:left="0"/>
        <w:jc w:val="center"/>
        <w:rPr>
          <w:rFonts w:ascii="Times New Roman" w:hAnsi="Times New Roman" w:cs="Times New Roman"/>
        </w:rPr>
      </w:pPr>
    </w:p>
    <w:p w14:paraId="39F32FD6" w14:textId="7271E9D4" w:rsidR="00770A61" w:rsidRDefault="007E3B03" w:rsidP="00770A61">
      <w:pPr>
        <w:ind w:leftChars="0"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17246966" wp14:editId="59DC37B4">
            <wp:extent cx="8863330" cy="1551940"/>
            <wp:effectExtent l="0" t="0" r="1270" b="0"/>
            <wp:docPr id="1245874756" name="圖片 9"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4756" name="圖片 9" descr="一張含有 文字, 字型, 數字, 行 的圖片&#10;&#10;AI 產生的內容可能不正確。"/>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63330" cy="1551940"/>
                    </a:xfrm>
                    <a:prstGeom prst="rect">
                      <a:avLst/>
                    </a:prstGeom>
                  </pic:spPr>
                </pic:pic>
              </a:graphicData>
            </a:graphic>
          </wp:inline>
        </w:drawing>
      </w:r>
    </w:p>
    <w:p w14:paraId="78429447" w14:textId="28D5AF77" w:rsidR="00F1163E" w:rsidRPr="0019147C" w:rsidRDefault="00F1163E" w:rsidP="004551E7">
      <w:pPr>
        <w:pStyle w:val="affb"/>
        <w:rPr>
          <w:rFonts w:ascii="Times New Roman" w:hAnsi="Times New Roman" w:cs="Times New Roman"/>
        </w:rPr>
      </w:pPr>
      <w:bookmarkStart w:id="129" w:name="_Toc199499916"/>
      <w:r w:rsidRPr="0019147C">
        <w:rPr>
          <w:rFonts w:ascii="Times New Roman" w:hAnsi="Times New Roman" w:cs="Times New Roman"/>
        </w:rPr>
        <w:t>圖</w:t>
      </w:r>
      <w:r w:rsidR="0019147C" w:rsidRPr="0019147C">
        <w:rPr>
          <w:rFonts w:ascii="Times New Roman" w:hAnsi="Times New Roman" w:cs="Times New Roman"/>
        </w:rPr>
        <w:t>16</w:t>
      </w:r>
      <w:r w:rsidR="00A808EE" w:rsidRPr="0019147C">
        <w:rPr>
          <w:rFonts w:ascii="Times New Roman" w:hAnsi="Times New Roman" w:cs="Times New Roman"/>
        </w:rPr>
        <w:t>系統公告</w:t>
      </w:r>
      <w:bookmarkEnd w:id="129"/>
    </w:p>
    <w:p w14:paraId="41919970" w14:textId="77777777" w:rsidR="00242275" w:rsidRDefault="00242275" w:rsidP="007E3B03">
      <w:pPr>
        <w:ind w:leftChars="0" w:left="0"/>
        <w:rPr>
          <w:rFonts w:ascii="Times New Roman" w:hAnsi="Times New Roman" w:cs="Times New Roman"/>
        </w:rPr>
      </w:pPr>
    </w:p>
    <w:p w14:paraId="544A1950" w14:textId="0F0F440F" w:rsidR="00242275" w:rsidRDefault="00242275" w:rsidP="00770A61">
      <w:pPr>
        <w:ind w:leftChars="0" w:left="0"/>
        <w:jc w:val="center"/>
        <w:rPr>
          <w:rFonts w:ascii="Times New Roman" w:hAnsi="Times New Roman" w:cs="Times New Roman"/>
        </w:rPr>
        <w:sectPr w:rsidR="00242275" w:rsidSect="00B31A02">
          <w:pgSz w:w="16838" w:h="11906" w:orient="landscape"/>
          <w:pgMar w:top="1797" w:right="1440" w:bottom="1797" w:left="1440" w:header="851" w:footer="992" w:gutter="0"/>
          <w:cols w:space="425"/>
          <w:titlePg/>
          <w:docGrid w:type="lines" w:linePitch="381"/>
        </w:sectPr>
      </w:pPr>
    </w:p>
    <w:p w14:paraId="73910F73" w14:textId="43A59106" w:rsidR="00AD685A" w:rsidRDefault="00AD685A" w:rsidP="0006112B">
      <w:pPr>
        <w:ind w:leftChars="0" w:left="0"/>
        <w:rPr>
          <w:rFonts w:ascii="Times New Roman" w:hAnsi="Times New Roman" w:cs="Times New Roman"/>
        </w:rPr>
      </w:pPr>
    </w:p>
    <w:p w14:paraId="161694FE" w14:textId="77777777" w:rsidR="00AB5EF1" w:rsidRPr="00AB5EF1" w:rsidRDefault="00AB5EF1" w:rsidP="0006112B">
      <w:pPr>
        <w:ind w:leftChars="0" w:left="0"/>
        <w:rPr>
          <w:rFonts w:ascii="Times New Roman" w:hAnsi="Times New Roman" w:cs="Times New Roman"/>
        </w:rPr>
      </w:pPr>
    </w:p>
    <w:p w14:paraId="1428A0FA" w14:textId="5028930D" w:rsidR="00496CE3" w:rsidRPr="0034463A" w:rsidRDefault="007C31C7" w:rsidP="00D1413A">
      <w:pPr>
        <w:pStyle w:val="2"/>
        <w:numPr>
          <w:ilvl w:val="0"/>
          <w:numId w:val="7"/>
        </w:numPr>
      </w:pPr>
      <w:bookmarkStart w:id="130" w:name="_Toc199885123"/>
      <w:r w:rsidRPr="0034463A">
        <w:rPr>
          <w:rFonts w:hint="eastAsia"/>
        </w:rPr>
        <w:t>參考資料</w:t>
      </w:r>
      <w:bookmarkEnd w:id="130"/>
    </w:p>
    <w:bookmarkEnd w:id="11"/>
    <w:p w14:paraId="5FDBFE63" w14:textId="3F6CE037" w:rsidR="00877DCB" w:rsidRPr="0034463A" w:rsidRDefault="00877DCB" w:rsidP="00013CA1">
      <w:pPr>
        <w:pStyle w:val="paragraph"/>
        <w:numPr>
          <w:ilvl w:val="0"/>
          <w:numId w:val="12"/>
        </w:numPr>
        <w:spacing w:before="0" w:beforeAutospacing="0" w:after="0" w:afterAutospacing="0" w:line="360" w:lineRule="auto"/>
        <w:textAlignment w:val="baseline"/>
        <w:rPr>
          <w:rFonts w:ascii="Times New Roman" w:eastAsiaTheme="minorEastAsia" w:hAnsi="Times New Roman" w:cs="Times New Roman"/>
          <w:sz w:val="28"/>
          <w:szCs w:val="28"/>
        </w:rPr>
      </w:pPr>
      <w:r w:rsidRPr="0034463A">
        <w:rPr>
          <w:rStyle w:val="normaltextrun"/>
          <w:rFonts w:ascii="Times New Roman" w:eastAsiaTheme="minorEastAsia" w:hAnsi="Times New Roman" w:cs="Times New Roman" w:hint="eastAsia"/>
          <w:sz w:val="28"/>
          <w:szCs w:val="28"/>
        </w:rPr>
        <w:t>舊版北護二手書拍賣網</w:t>
      </w:r>
      <w:hyperlink r:id="rId41" w:tgtFrame="_blank" w:history="1">
        <w:r w:rsidRPr="0034463A">
          <w:rPr>
            <w:rStyle w:val="normaltextrun"/>
            <w:rFonts w:ascii="Times New Roman" w:eastAsiaTheme="minorEastAsia" w:hAnsi="Times New Roman" w:cs="Times New Roman" w:hint="eastAsia"/>
            <w:color w:val="0563C1"/>
            <w:sz w:val="28"/>
            <w:szCs w:val="28"/>
            <w:u w:val="single"/>
          </w:rPr>
          <w:t>https://system8.ntunhs.edu.tw/2book/showbook.aspx</w:t>
        </w:r>
      </w:hyperlink>
      <w:r w:rsidRPr="0034463A">
        <w:rPr>
          <w:rStyle w:val="eop"/>
          <w:rFonts w:ascii="Times New Roman" w:eastAsiaTheme="minorEastAsia" w:hAnsi="Times New Roman" w:cs="Times New Roman" w:hint="eastAsia"/>
          <w:sz w:val="28"/>
          <w:szCs w:val="28"/>
        </w:rPr>
        <w:t> </w:t>
      </w:r>
    </w:p>
    <w:p w14:paraId="15BB0564" w14:textId="625C55F2" w:rsidR="00877DCB" w:rsidRPr="003D3B11" w:rsidRDefault="00877DCB" w:rsidP="003D3B11">
      <w:pPr>
        <w:pStyle w:val="paragraph"/>
        <w:numPr>
          <w:ilvl w:val="0"/>
          <w:numId w:val="12"/>
        </w:numPr>
        <w:spacing w:before="0" w:beforeAutospacing="0" w:after="0" w:afterAutospacing="0" w:line="360" w:lineRule="auto"/>
        <w:textAlignment w:val="baseline"/>
        <w:rPr>
          <w:rFonts w:ascii="Times New Roman" w:eastAsiaTheme="minorEastAsia" w:hAnsi="Times New Roman" w:cs="Times New Roman"/>
          <w:sz w:val="28"/>
          <w:szCs w:val="28"/>
        </w:rPr>
      </w:pPr>
      <w:r w:rsidRPr="0034463A">
        <w:rPr>
          <w:rStyle w:val="normaltextrun"/>
          <w:rFonts w:ascii="Times New Roman" w:eastAsiaTheme="minorEastAsia" w:hAnsi="Times New Roman" w:cs="Times New Roman" w:hint="eastAsia"/>
          <w:sz w:val="28"/>
          <w:szCs w:val="28"/>
        </w:rPr>
        <w:t>致理技術學院</w:t>
      </w:r>
      <w:r w:rsidRPr="0034463A">
        <w:rPr>
          <w:rStyle w:val="normaltextrun"/>
          <w:rFonts w:ascii="Times New Roman" w:eastAsiaTheme="minorEastAsia" w:hAnsi="Times New Roman" w:cs="Times New Roman" w:hint="eastAsia"/>
          <w:sz w:val="28"/>
          <w:szCs w:val="28"/>
        </w:rPr>
        <w:t xml:space="preserve"> </w:t>
      </w:r>
      <w:r w:rsidRPr="0034463A">
        <w:rPr>
          <w:rStyle w:val="normaltextrun"/>
          <w:rFonts w:ascii="Times New Roman" w:eastAsiaTheme="minorEastAsia" w:hAnsi="Times New Roman" w:cs="Times New Roman" w:hint="eastAsia"/>
          <w:sz w:val="28"/>
          <w:szCs w:val="28"/>
        </w:rPr>
        <w:t>資訊管理系</w:t>
      </w:r>
      <w:r w:rsidRPr="0034463A">
        <w:rPr>
          <w:rStyle w:val="normaltextrun"/>
          <w:rFonts w:ascii="Times New Roman" w:eastAsiaTheme="minorEastAsia" w:hAnsi="Times New Roman" w:cs="Times New Roman" w:hint="eastAsia"/>
          <w:sz w:val="28"/>
          <w:szCs w:val="28"/>
        </w:rPr>
        <w:t xml:space="preserve"> </w:t>
      </w:r>
      <w:r w:rsidRPr="0034463A">
        <w:rPr>
          <w:rStyle w:val="normaltextrun"/>
          <w:rFonts w:ascii="Times New Roman" w:eastAsiaTheme="minorEastAsia" w:hAnsi="Times New Roman" w:cs="Times New Roman" w:hint="eastAsia"/>
          <w:sz w:val="28"/>
          <w:szCs w:val="28"/>
        </w:rPr>
        <w:t>專題期末報告書</w:t>
      </w:r>
      <w:r w:rsidRPr="0034463A">
        <w:rPr>
          <w:rStyle w:val="normaltextrun"/>
          <w:rFonts w:ascii="Times New Roman" w:eastAsiaTheme="minorEastAsia" w:hAnsi="Times New Roman" w:cs="Times New Roman" w:hint="eastAsia"/>
          <w:sz w:val="28"/>
          <w:szCs w:val="28"/>
        </w:rPr>
        <w:t xml:space="preserve"> </w:t>
      </w:r>
      <w:r w:rsidRPr="0034463A">
        <w:rPr>
          <w:rStyle w:val="normaltextrun"/>
          <w:rFonts w:ascii="Times New Roman" w:eastAsiaTheme="minorEastAsia" w:hAnsi="Times New Roman" w:cs="Times New Roman" w:hint="eastAsia"/>
          <w:sz w:val="28"/>
          <w:szCs w:val="28"/>
        </w:rPr>
        <w:t>藏書閣－校內二手書網站</w:t>
      </w:r>
      <w:ins w:id="131" w:author="賈子瑩" w:date="2025-06-12T15:12:00Z" w16du:dateUtc="2025-06-12T07:12:00Z">
        <w:r w:rsidR="003D3B11" w:rsidRPr="00315387">
          <w:rPr>
            <w:rStyle w:val="normaltextrun"/>
            <w:rFonts w:ascii="Times New Roman" w:eastAsiaTheme="minorEastAsia" w:hAnsi="Times New Roman" w:cs="Times New Roman"/>
            <w:color w:val="000000" w:themeColor="text1"/>
            <w:sz w:val="28"/>
            <w:szCs w:val="28"/>
            <w:rPrChange w:id="132" w:author="賈子瑩" w:date="2025-06-12T15:18:00Z" w16du:dateUtc="2025-06-12T07:18:00Z">
              <w:rPr>
                <w:rStyle w:val="normaltextrun"/>
                <w:rFonts w:ascii="Times New Roman" w:eastAsiaTheme="minorEastAsia" w:hAnsi="Times New Roman" w:cs="Times New Roman"/>
                <w:sz w:val="28"/>
                <w:szCs w:val="28"/>
              </w:rPr>
            </w:rPrChange>
          </w:rPr>
          <w:t>{</w:t>
        </w:r>
        <w:r w:rsidR="003D3B11" w:rsidRPr="00315387">
          <w:rPr>
            <w:rStyle w:val="normaltextrun"/>
            <w:rFonts w:ascii="Times New Roman" w:eastAsiaTheme="minorEastAsia" w:hAnsi="Times New Roman" w:cs="Times New Roman" w:hint="eastAsia"/>
            <w:color w:val="000000" w:themeColor="text1"/>
            <w:sz w:val="28"/>
            <w:szCs w:val="28"/>
            <w:rPrChange w:id="133" w:author="賈子瑩" w:date="2025-06-12T15:18:00Z" w16du:dateUtc="2025-06-12T07:18:00Z">
              <w:rPr>
                <w:rStyle w:val="normaltextrun"/>
                <w:rFonts w:ascii="Times New Roman" w:eastAsiaTheme="minorEastAsia" w:hAnsi="Times New Roman" w:cs="Times New Roman" w:hint="eastAsia"/>
                <w:sz w:val="28"/>
                <w:szCs w:val="28"/>
              </w:rPr>
            </w:rPrChange>
          </w:rPr>
          <w:t>楊啟明、陳光華、陳志辰、劉倩如、張馥真、樊燕蓉</w:t>
        </w:r>
        <w:r w:rsidR="003D3B11" w:rsidRPr="00315387">
          <w:rPr>
            <w:rStyle w:val="normaltextrun"/>
            <w:rFonts w:ascii="Times New Roman" w:eastAsiaTheme="minorEastAsia" w:hAnsi="Times New Roman" w:cs="Times New Roman"/>
            <w:color w:val="000000" w:themeColor="text1"/>
            <w:sz w:val="28"/>
            <w:szCs w:val="28"/>
            <w:rPrChange w:id="134" w:author="賈子瑩" w:date="2025-06-12T15:18:00Z" w16du:dateUtc="2025-06-12T07:18:00Z">
              <w:rPr>
                <w:rStyle w:val="normaltextrun"/>
                <w:rFonts w:ascii="Times New Roman" w:eastAsiaTheme="minorEastAsia" w:hAnsi="Times New Roman" w:cs="Times New Roman"/>
                <w:sz w:val="28"/>
                <w:szCs w:val="28"/>
              </w:rPr>
            </w:rPrChange>
          </w:rPr>
          <w:t>, 2008#4}</w:t>
        </w:r>
      </w:ins>
      <w:ins w:id="135" w:author="賈子瑩" w:date="2025-06-12T15:13:00Z" w16du:dateUtc="2025-06-12T07:13:00Z">
        <w:r w:rsidR="003D3B11" w:rsidRPr="00315387">
          <w:rPr>
            <w:rStyle w:val="normaltextrun"/>
            <w:rFonts w:ascii="Times New Roman" w:eastAsiaTheme="minorEastAsia" w:hAnsi="Times New Roman" w:cs="Times New Roman"/>
            <w:color w:val="0563C1"/>
            <w:sz w:val="28"/>
            <w:szCs w:val="28"/>
            <w:u w:val="single"/>
            <w:rPrChange w:id="136" w:author="賈子瑩" w:date="2025-06-12T15:18:00Z" w16du:dateUtc="2025-06-12T07:18:00Z">
              <w:rPr>
                <w:rStyle w:val="normaltextrun"/>
                <w:rFonts w:ascii="Times New Roman" w:eastAsiaTheme="minorEastAsia" w:hAnsi="Times New Roman" w:cs="Times New Roman"/>
                <w:sz w:val="28"/>
                <w:szCs w:val="28"/>
              </w:rPr>
            </w:rPrChange>
          </w:rPr>
          <w:br/>
        </w:r>
        <w:r w:rsidR="00167314">
          <w:rPr>
            <w:rStyle w:val="normaltextrun"/>
            <w:rFonts w:ascii="Times New Roman" w:eastAsiaTheme="minorEastAsia" w:hAnsi="Times New Roman" w:cs="Times New Roman"/>
            <w:color w:val="0563C1"/>
            <w:sz w:val="28"/>
            <w:szCs w:val="28"/>
            <w:u w:val="single"/>
          </w:rPr>
          <w:fldChar w:fldCharType="begin"/>
        </w:r>
        <w:r w:rsidR="00167314">
          <w:rPr>
            <w:rStyle w:val="normaltextrun"/>
            <w:rFonts w:ascii="Times New Roman" w:eastAsiaTheme="minorEastAsia" w:hAnsi="Times New Roman" w:cs="Times New Roman" w:hint="eastAsia"/>
            <w:color w:val="0563C1"/>
            <w:sz w:val="28"/>
            <w:szCs w:val="28"/>
            <w:u w:val="single"/>
          </w:rPr>
          <w:instrText>HYPERLINK "</w:instrText>
        </w:r>
      </w:ins>
      <w:r w:rsidR="00167314" w:rsidRPr="003D3B11">
        <w:rPr>
          <w:rStyle w:val="normaltextrun"/>
          <w:rFonts w:ascii="Times New Roman" w:eastAsiaTheme="minorEastAsia" w:hAnsi="Times New Roman" w:cs="Times New Roman" w:hint="eastAsia"/>
          <w:color w:val="0563C1"/>
          <w:sz w:val="28"/>
          <w:szCs w:val="28"/>
          <w:u w:val="single"/>
        </w:rPr>
        <w:instrText>http://chihleeir.lib.chihlee.edu.tw/bitstream/310993300Q/598/2/%E8%97%8F%E6%9B%B8%E9%96%A3%EF%BC%8D%E6%A0%A1%E5%85%A7%E4%BA%8C%E6%89%8B%E6%9B%B8%E7%B6%B2%E7%AB%99(%E6%A5%8A%E5%95%9F%E6%98%8E%E3%80%81%E9%99%B3%E5%85%89%E8%8F%AF%E3%80%81%E9%99%B3%E5%BF%97%E8%BE%B0%E3%80%81%E5%8A%89%E5%80%A9%E5%A6%82%E3%80%81%E5%BC%B5%E9%A6%A5%E7%9C%9F%E3%80%81%E6%A8%8A%E7%87%95%E8%93%89).pdf</w:instrText>
      </w:r>
      <w:ins w:id="137" w:author="賈子瑩" w:date="2025-06-12T15:13:00Z" w16du:dateUtc="2025-06-12T07:13:00Z">
        <w:r w:rsidR="00167314">
          <w:rPr>
            <w:rStyle w:val="normaltextrun"/>
            <w:rFonts w:ascii="Times New Roman" w:eastAsiaTheme="minorEastAsia" w:hAnsi="Times New Roman" w:cs="Times New Roman" w:hint="eastAsia"/>
            <w:color w:val="0563C1"/>
            <w:sz w:val="28"/>
            <w:szCs w:val="28"/>
            <w:u w:val="single"/>
          </w:rPr>
          <w:instrText>"</w:instrText>
        </w:r>
        <w:r w:rsidR="00167314">
          <w:rPr>
            <w:rStyle w:val="normaltextrun"/>
            <w:rFonts w:ascii="Times New Roman" w:eastAsiaTheme="minorEastAsia" w:hAnsi="Times New Roman" w:cs="Times New Roman"/>
            <w:color w:val="0563C1"/>
            <w:sz w:val="28"/>
            <w:szCs w:val="28"/>
            <w:u w:val="single"/>
          </w:rPr>
        </w:r>
        <w:r w:rsidR="00167314">
          <w:rPr>
            <w:rStyle w:val="normaltextrun"/>
            <w:rFonts w:ascii="Times New Roman" w:eastAsiaTheme="minorEastAsia" w:hAnsi="Times New Roman" w:cs="Times New Roman"/>
            <w:color w:val="0563C1"/>
            <w:sz w:val="28"/>
            <w:szCs w:val="28"/>
            <w:u w:val="single"/>
          </w:rPr>
          <w:fldChar w:fldCharType="separate"/>
        </w:r>
      </w:ins>
      <w:r w:rsidR="00167314" w:rsidRPr="00D70F3C">
        <w:rPr>
          <w:rStyle w:val="ab"/>
          <w:rFonts w:cs="Times New Roman" w:hint="eastAsia"/>
          <w:sz w:val="28"/>
          <w:szCs w:val="28"/>
        </w:rPr>
        <w:t>http://chihleeir.lib.chihlee.edu.tw/bitstream/310993300Q/598/2/%E8%97%8F%E6%9B%B8%E9%96%A3%EF%BC%8D%E6%A0%A1%E5%85%A7%E4%BA%8C%E6%89%8B%E6%9B%B8%E7%B6%B2%E7%AB%99(%E6%A5%8A%E5%95%9F%E6%98%8E%E3%80%81%E9%99%B3%E5%85%89%E8%8F%AF%E3%80%81%E9%99%B3%E5%BF%97%E8%BE%B0%E3%80%81%E5%8A%89%E5%80%A9%E5%A6%82%E3%80%81%E5%BC%B5%E9%A6%A5%E7%9C%9F%E3%80%81%E6%A8%8A%E7%87%95%E8%93%89).pdf</w:t>
      </w:r>
      <w:ins w:id="138" w:author="賈子瑩" w:date="2025-06-12T15:13:00Z" w16du:dateUtc="2025-06-12T07:13:00Z">
        <w:r w:rsidR="00167314">
          <w:rPr>
            <w:rStyle w:val="normaltextrun"/>
            <w:rFonts w:ascii="Times New Roman" w:eastAsiaTheme="minorEastAsia" w:hAnsi="Times New Roman" w:cs="Times New Roman"/>
            <w:color w:val="0563C1"/>
            <w:sz w:val="28"/>
            <w:szCs w:val="28"/>
            <w:u w:val="single"/>
          </w:rPr>
          <w:fldChar w:fldCharType="end"/>
        </w:r>
      </w:ins>
      <w:r w:rsidRPr="003D3B11">
        <w:rPr>
          <w:rStyle w:val="eop"/>
          <w:rFonts w:ascii="Times New Roman" w:eastAsiaTheme="minorEastAsia" w:hAnsi="Times New Roman" w:cs="Times New Roman" w:hint="eastAsia"/>
          <w:sz w:val="28"/>
          <w:szCs w:val="28"/>
        </w:rPr>
        <w:t> </w:t>
      </w:r>
    </w:p>
    <w:p w14:paraId="18F83DD9" w14:textId="63A13E91" w:rsidR="00496CE3" w:rsidRDefault="00877DCB" w:rsidP="00013CA1">
      <w:pPr>
        <w:pStyle w:val="paragraph"/>
        <w:numPr>
          <w:ilvl w:val="0"/>
          <w:numId w:val="12"/>
        </w:numPr>
        <w:spacing w:before="0" w:beforeAutospacing="0" w:after="0" w:afterAutospacing="0" w:line="360" w:lineRule="auto"/>
        <w:textAlignment w:val="baseline"/>
        <w:rPr>
          <w:rStyle w:val="eop"/>
          <w:rFonts w:ascii="Times New Roman" w:eastAsiaTheme="minorEastAsia" w:hAnsi="Times New Roman" w:cs="Times New Roman"/>
          <w:sz w:val="28"/>
          <w:szCs w:val="28"/>
        </w:rPr>
      </w:pPr>
      <w:r w:rsidRPr="0034463A">
        <w:rPr>
          <w:rStyle w:val="normaltextrun"/>
          <w:rFonts w:ascii="Times New Roman" w:eastAsiaTheme="minorEastAsia" w:hAnsi="Times New Roman" w:cs="Times New Roman" w:hint="eastAsia"/>
          <w:sz w:val="28"/>
          <w:szCs w:val="28"/>
        </w:rPr>
        <w:t>國北護交流群</w:t>
      </w:r>
      <w:hyperlink r:id="rId42" w:tgtFrame="_blank" w:history="1">
        <w:r w:rsidRPr="0034463A">
          <w:rPr>
            <w:rStyle w:val="normaltextrun"/>
            <w:rFonts w:ascii="Times New Roman" w:eastAsiaTheme="minorEastAsia" w:hAnsi="Times New Roman" w:cs="Times New Roman" w:hint="eastAsia"/>
            <w:color w:val="0563C1"/>
            <w:sz w:val="28"/>
            <w:szCs w:val="28"/>
            <w:u w:val="single"/>
          </w:rPr>
          <w:t>https://line.me/ti/g2/yxrKJV6cj1T95ZSgNfAq2eVlXiFRBFLTIG3w2A?utm_source=invitation&amp;utm_medium=link_copy&amp;utm_campaign=default</w:t>
        </w:r>
      </w:hyperlink>
      <w:r w:rsidRPr="0034463A">
        <w:rPr>
          <w:rStyle w:val="eop"/>
          <w:rFonts w:ascii="Times New Roman" w:eastAsiaTheme="minorEastAsia" w:hAnsi="Times New Roman" w:cs="Times New Roman" w:hint="eastAsia"/>
          <w:sz w:val="28"/>
          <w:szCs w:val="28"/>
        </w:rPr>
        <w:t> </w:t>
      </w:r>
    </w:p>
    <w:p w14:paraId="5AD5CFEB" w14:textId="2D7A811E" w:rsidR="009C2F2E" w:rsidRPr="0034463A" w:rsidRDefault="009C2F2E" w:rsidP="00013CA1">
      <w:pPr>
        <w:pStyle w:val="paragraph"/>
        <w:numPr>
          <w:ilvl w:val="0"/>
          <w:numId w:val="12"/>
        </w:numPr>
        <w:spacing w:before="0" w:beforeAutospacing="0" w:after="0" w:afterAutospacing="0" w:line="360" w:lineRule="auto"/>
        <w:textAlignment w:val="baseline"/>
        <w:rPr>
          <w:rFonts w:ascii="Times New Roman" w:eastAsiaTheme="minorEastAsia" w:hAnsi="Times New Roman" w:cs="Times New Roman"/>
          <w:sz w:val="28"/>
          <w:szCs w:val="28"/>
        </w:rPr>
      </w:pPr>
      <w:r>
        <w:rPr>
          <w:rStyle w:val="eop"/>
          <w:rFonts w:ascii="Times New Roman" w:eastAsiaTheme="minorEastAsia" w:hAnsi="Times New Roman" w:cs="Times New Roman"/>
          <w:sz w:val="28"/>
          <w:szCs w:val="28"/>
        </w:rPr>
        <w:t>Chatgpt</w:t>
      </w:r>
      <w:r w:rsidR="0007654E">
        <w:rPr>
          <w:rStyle w:val="eop"/>
          <w:rFonts w:ascii="Times New Roman" w:eastAsiaTheme="minorEastAsia" w:hAnsi="Times New Roman" w:cs="Times New Roman" w:hint="eastAsia"/>
          <w:sz w:val="28"/>
          <w:szCs w:val="28"/>
        </w:rPr>
        <w:t>參考</w:t>
      </w:r>
    </w:p>
    <w:sectPr w:rsidR="009C2F2E" w:rsidRPr="0034463A" w:rsidSect="006F5091">
      <w:pgSz w:w="11906" w:h="16838"/>
      <w:pgMar w:top="1440" w:right="1797" w:bottom="1440" w:left="1797" w:header="851" w:footer="992" w:gutter="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80080" w14:textId="77777777" w:rsidR="00CE2DCB" w:rsidRDefault="00CE2DCB" w:rsidP="00C1303D">
      <w:pPr>
        <w:ind w:left="1680"/>
      </w:pPr>
      <w:r>
        <w:separator/>
      </w:r>
    </w:p>
  </w:endnote>
  <w:endnote w:type="continuationSeparator" w:id="0">
    <w:p w14:paraId="35C2B6CE" w14:textId="77777777" w:rsidR="00CE2DCB" w:rsidRDefault="00CE2DCB" w:rsidP="00C1303D">
      <w:pPr>
        <w:ind w:left="1680"/>
      </w:pPr>
      <w:r>
        <w:continuationSeparator/>
      </w:r>
    </w:p>
  </w:endnote>
  <w:endnote w:type="continuationNotice" w:id="1">
    <w:p w14:paraId="38CB0EAF" w14:textId="77777777" w:rsidR="00CE2DCB" w:rsidRDefault="00CE2DCB">
      <w:pPr>
        <w:ind w:left="16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imes New Roman (本文 CS 字型)">
    <w:altName w:val="新細明體"/>
    <w:panose1 w:val="020B0604020202020204"/>
    <w:charset w:val="88"/>
    <w:family w:val="roman"/>
    <w:notTrueType/>
    <w:pitch w:val="default"/>
  </w:font>
  <w:font w:name="Times New Roman Uni">
    <w:altName w:val="新細明體"/>
    <w:panose1 w:val="020B0604020202020204"/>
    <w:charset w:val="88"/>
    <w:family w:val="roman"/>
    <w:pitch w:val="variable"/>
    <w:sig w:usb0="B334AAFF" w:usb1="F9DFFFFF" w:usb2="0000003E" w:usb3="00000000" w:csb0="001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2" w:author="Unknown" w:date="2025-05-23T03:39:00Z"/>
  <w:sdt>
    <w:sdtPr>
      <w:id w:val="-329221025"/>
      <w:docPartObj>
        <w:docPartGallery w:val="Page Numbers (Bottom of Page)"/>
        <w:docPartUnique/>
      </w:docPartObj>
    </w:sdtPr>
    <w:sdtContent>
      <w:customXmlInsRangeEnd w:id="2"/>
      <w:p w14:paraId="4C8817B1" w14:textId="3017965E" w:rsidR="004D3EB2" w:rsidRDefault="002566FE">
        <w:pPr>
          <w:pStyle w:val="af5"/>
          <w:ind w:left="1680"/>
          <w:jc w:val="center"/>
          <w:rPr>
            <w:ins w:id="3" w:author="Unknown" w:date="2025-05-23T03:39:00Z" w16du:dateUtc="2025-05-23T10:39:00Z"/>
          </w:rPr>
        </w:pPr>
        <w:r>
          <w:fldChar w:fldCharType="begin"/>
        </w:r>
        <w:r>
          <w:instrText>PAGE   \* MERGEFORMAT</w:instrText>
        </w:r>
        <w:r>
          <w:fldChar w:fldCharType="separate"/>
        </w:r>
        <w:r>
          <w:rPr>
            <w:lang w:val="zh-TW"/>
          </w:rPr>
          <w:t>2</w:t>
        </w:r>
        <w:r>
          <w:fldChar w:fldCharType="end"/>
        </w:r>
      </w:p>
      <w:customXmlInsRangeStart w:id="4" w:author="Unknown" w:date="2025-05-23T03:39:00Z"/>
    </w:sdtContent>
  </w:sdt>
  <w:customXmlInsRangeEnd w:id="4"/>
  <w:p w14:paraId="67875498" w14:textId="77777777" w:rsidR="00C20557" w:rsidRDefault="00C20557" w:rsidP="00C022A0">
    <w:pPr>
      <w:pStyle w:val="af5"/>
      <w:ind w:leftChars="0"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5129154"/>
      <w:docPartObj>
        <w:docPartGallery w:val="Page Numbers (Bottom of Page)"/>
        <w:docPartUnique/>
      </w:docPartObj>
    </w:sdtPr>
    <w:sdtContent>
      <w:p w14:paraId="26BDEE06" w14:textId="1B4751AD" w:rsidR="00C20557" w:rsidRDefault="00C20557" w:rsidP="00305135">
        <w:pPr>
          <w:pStyle w:val="af5"/>
          <w:ind w:leftChars="0" w:left="0"/>
          <w:jc w:val="center"/>
        </w:pPr>
        <w:r>
          <w:fldChar w:fldCharType="begin"/>
        </w:r>
        <w:r>
          <w:instrText>PAGE   \* MERGEFORMAT</w:instrText>
        </w:r>
        <w:r>
          <w:fldChar w:fldCharType="separate"/>
        </w:r>
        <w:r>
          <w:rPr>
            <w:lang w:val="zh-TW"/>
          </w:rPr>
          <w:t>2</w:t>
        </w:r>
        <w:r>
          <w:fldChar w:fldCharType="end"/>
        </w:r>
      </w:p>
    </w:sdtContent>
  </w:sdt>
  <w:p w14:paraId="1FC3DB45" w14:textId="77777777" w:rsidR="00C20557" w:rsidRDefault="00C20557" w:rsidP="00EC4E8B">
    <w:pPr>
      <w:pStyle w:val="af5"/>
      <w:ind w:leftChars="0"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1456613"/>
      <w:docPartObj>
        <w:docPartGallery w:val="Page Numbers (Bottom of Page)"/>
        <w:docPartUnique/>
      </w:docPartObj>
    </w:sdtPr>
    <w:sdtContent>
      <w:p w14:paraId="374ED383" w14:textId="52A5F557" w:rsidR="009B1826" w:rsidRDefault="009B1826" w:rsidP="000C26F1">
        <w:pPr>
          <w:pStyle w:val="af5"/>
          <w:ind w:left="1680"/>
          <w:jc w:val="center"/>
        </w:pPr>
        <w:r>
          <w:fldChar w:fldCharType="begin"/>
        </w:r>
        <w:r>
          <w:instrText>PAGE   \* MERGEFORMAT</w:instrText>
        </w:r>
        <w:r>
          <w:fldChar w:fldCharType="separate"/>
        </w:r>
        <w:r>
          <w:rPr>
            <w:lang w:val="zh-TW"/>
          </w:rPr>
          <w:t>2</w:t>
        </w:r>
        <w:r>
          <w:fldChar w:fldCharType="end"/>
        </w:r>
      </w:p>
    </w:sdtContent>
  </w:sdt>
  <w:p w14:paraId="6DCFC0C2" w14:textId="77777777" w:rsidR="003D5517" w:rsidRDefault="003D5517" w:rsidP="000C26F1">
    <w:pPr>
      <w:pStyle w:val="af5"/>
      <w:ind w:left="168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17197" w14:textId="47F73C45" w:rsidR="00C20557" w:rsidRDefault="002566FE">
    <w:pPr>
      <w:pStyle w:val="af5"/>
      <w:ind w:left="1680"/>
      <w:jc w:val="center"/>
    </w:pPr>
    <w:r>
      <w:fldChar w:fldCharType="begin"/>
    </w:r>
    <w:r>
      <w:instrText>PAGE   \* MERGEFORMAT</w:instrText>
    </w:r>
    <w:r>
      <w:fldChar w:fldCharType="separate"/>
    </w:r>
    <w:r w:rsidR="00282F55">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1A793" w14:textId="77777777" w:rsidR="00CE2DCB" w:rsidRDefault="00CE2DCB" w:rsidP="00C1303D">
      <w:pPr>
        <w:ind w:left="1680"/>
      </w:pPr>
      <w:r>
        <w:separator/>
      </w:r>
    </w:p>
  </w:footnote>
  <w:footnote w:type="continuationSeparator" w:id="0">
    <w:p w14:paraId="645F1DA1" w14:textId="77777777" w:rsidR="00CE2DCB" w:rsidRDefault="00CE2DCB" w:rsidP="00C1303D">
      <w:pPr>
        <w:ind w:left="1680"/>
      </w:pPr>
      <w:r>
        <w:continuationSeparator/>
      </w:r>
    </w:p>
  </w:footnote>
  <w:footnote w:type="continuationNotice" w:id="1">
    <w:p w14:paraId="1EF75C79" w14:textId="77777777" w:rsidR="00CE2DCB" w:rsidRDefault="00CE2DCB">
      <w:pPr>
        <w:ind w:left="16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F2FA3" w14:textId="77777777" w:rsidR="00C20557" w:rsidRDefault="00C20557" w:rsidP="00C022A0">
    <w:pPr>
      <w:pStyle w:val="af3"/>
      <w:ind w:leftChars="0"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0F609" w14:textId="439678F1" w:rsidR="00C20557" w:rsidRPr="00820E55" w:rsidRDefault="00C20557" w:rsidP="00C022A0">
    <w:pPr>
      <w:pStyle w:val="af3"/>
      <w:ind w:leftChars="0"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447A4" w14:textId="77777777" w:rsidR="00C20557" w:rsidRPr="003243EE" w:rsidRDefault="00C20557" w:rsidP="00305135">
    <w:pPr>
      <w:pStyle w:val="af3"/>
      <w:ind w:leftChars="0"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63237"/>
    <w:multiLevelType w:val="hybridMultilevel"/>
    <w:tmpl w:val="FFA61D32"/>
    <w:lvl w:ilvl="0" w:tplc="28D00C04">
      <w:start w:val="1"/>
      <w:numFmt w:val="ideographLegalTraditional"/>
      <w:pStyle w:val="1"/>
      <w:lvlText w:val="%1、"/>
      <w:lvlJc w:val="left"/>
      <w:pPr>
        <w:ind w:left="3599" w:hanging="480"/>
      </w:pPr>
      <w:rPr>
        <w:rFonts w:eastAsia="微軟正黑體" w:hint="eastAsia"/>
        <w:b/>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5E46D8"/>
    <w:multiLevelType w:val="hybridMultilevel"/>
    <w:tmpl w:val="B83A3A9C"/>
    <w:lvl w:ilvl="0" w:tplc="ED94CB4C">
      <w:start w:val="1"/>
      <w:numFmt w:val="taiwaneseCountingThousand"/>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2" w15:restartNumberingAfterBreak="0">
    <w:nsid w:val="153B1F0C"/>
    <w:multiLevelType w:val="hybridMultilevel"/>
    <w:tmpl w:val="E22E988A"/>
    <w:lvl w:ilvl="0" w:tplc="5B1CD6A4">
      <w:start w:val="1"/>
      <w:numFmt w:val="taiwaneseCountingThousand"/>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3" w15:restartNumberingAfterBreak="0">
    <w:nsid w:val="19FE59B8"/>
    <w:multiLevelType w:val="hybridMultilevel"/>
    <w:tmpl w:val="B332F91E"/>
    <w:lvl w:ilvl="0" w:tplc="0409000F">
      <w:start w:val="1"/>
      <w:numFmt w:val="decimal"/>
      <w:lvlText w:val="%1."/>
      <w:lvlJc w:val="left"/>
      <w:pPr>
        <w:ind w:left="1079" w:hanging="480"/>
      </w:pPr>
      <w:rPr>
        <w:rFonts w:hint="default"/>
      </w:rPr>
    </w:lvl>
    <w:lvl w:ilvl="1" w:tplc="FFFFFFFF" w:tentative="1">
      <w:start w:val="1"/>
      <w:numFmt w:val="bullet"/>
      <w:lvlText w:val=""/>
      <w:lvlJc w:val="left"/>
      <w:pPr>
        <w:ind w:left="1560" w:hanging="480"/>
      </w:pPr>
      <w:rPr>
        <w:rFonts w:ascii="Wingdings" w:hAnsi="Wingdings" w:hint="default"/>
      </w:rPr>
    </w:lvl>
    <w:lvl w:ilvl="2" w:tplc="FFFFFFFF" w:tentative="1">
      <w:start w:val="1"/>
      <w:numFmt w:val="bullet"/>
      <w:lvlText w:val=""/>
      <w:lvlJc w:val="left"/>
      <w:pPr>
        <w:ind w:left="2040" w:hanging="480"/>
      </w:pPr>
      <w:rPr>
        <w:rFonts w:ascii="Wingdings" w:hAnsi="Wingdings" w:hint="default"/>
      </w:rPr>
    </w:lvl>
    <w:lvl w:ilvl="3" w:tplc="FFFFFFFF" w:tentative="1">
      <w:start w:val="1"/>
      <w:numFmt w:val="bullet"/>
      <w:lvlText w:val=""/>
      <w:lvlJc w:val="left"/>
      <w:pPr>
        <w:ind w:left="2520" w:hanging="480"/>
      </w:pPr>
      <w:rPr>
        <w:rFonts w:ascii="Wingdings" w:hAnsi="Wingdings" w:hint="default"/>
      </w:rPr>
    </w:lvl>
    <w:lvl w:ilvl="4" w:tplc="FFFFFFFF" w:tentative="1">
      <w:start w:val="1"/>
      <w:numFmt w:val="bullet"/>
      <w:lvlText w:val=""/>
      <w:lvlJc w:val="left"/>
      <w:pPr>
        <w:ind w:left="3000" w:hanging="480"/>
      </w:pPr>
      <w:rPr>
        <w:rFonts w:ascii="Wingdings" w:hAnsi="Wingdings" w:hint="default"/>
      </w:rPr>
    </w:lvl>
    <w:lvl w:ilvl="5" w:tplc="FFFFFFFF" w:tentative="1">
      <w:start w:val="1"/>
      <w:numFmt w:val="bullet"/>
      <w:lvlText w:val=""/>
      <w:lvlJc w:val="left"/>
      <w:pPr>
        <w:ind w:left="3480" w:hanging="480"/>
      </w:pPr>
      <w:rPr>
        <w:rFonts w:ascii="Wingdings" w:hAnsi="Wingdings" w:hint="default"/>
      </w:rPr>
    </w:lvl>
    <w:lvl w:ilvl="6" w:tplc="FFFFFFFF" w:tentative="1">
      <w:start w:val="1"/>
      <w:numFmt w:val="bullet"/>
      <w:lvlText w:val=""/>
      <w:lvlJc w:val="left"/>
      <w:pPr>
        <w:ind w:left="3960" w:hanging="480"/>
      </w:pPr>
      <w:rPr>
        <w:rFonts w:ascii="Wingdings" w:hAnsi="Wingdings" w:hint="default"/>
      </w:rPr>
    </w:lvl>
    <w:lvl w:ilvl="7" w:tplc="FFFFFFFF" w:tentative="1">
      <w:start w:val="1"/>
      <w:numFmt w:val="bullet"/>
      <w:lvlText w:val=""/>
      <w:lvlJc w:val="left"/>
      <w:pPr>
        <w:ind w:left="4440" w:hanging="480"/>
      </w:pPr>
      <w:rPr>
        <w:rFonts w:ascii="Wingdings" w:hAnsi="Wingdings" w:hint="default"/>
      </w:rPr>
    </w:lvl>
    <w:lvl w:ilvl="8" w:tplc="FFFFFFFF" w:tentative="1">
      <w:start w:val="1"/>
      <w:numFmt w:val="bullet"/>
      <w:lvlText w:val=""/>
      <w:lvlJc w:val="left"/>
      <w:pPr>
        <w:ind w:left="4920" w:hanging="480"/>
      </w:pPr>
      <w:rPr>
        <w:rFonts w:ascii="Wingdings" w:hAnsi="Wingdings" w:hint="default"/>
      </w:rPr>
    </w:lvl>
  </w:abstractNum>
  <w:abstractNum w:abstractNumId="4" w15:restartNumberingAfterBreak="0">
    <w:nsid w:val="1ADB6E3E"/>
    <w:multiLevelType w:val="hybridMultilevel"/>
    <w:tmpl w:val="16FE6C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BC51549"/>
    <w:multiLevelType w:val="hybridMultilevel"/>
    <w:tmpl w:val="340C42A2"/>
    <w:lvl w:ilvl="0" w:tplc="ECF88E9C">
      <w:start w:val="1"/>
      <w:numFmt w:val="taiwaneseCountingThousand"/>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6" w15:restartNumberingAfterBreak="0">
    <w:nsid w:val="1D2F3D76"/>
    <w:multiLevelType w:val="hybridMultilevel"/>
    <w:tmpl w:val="4508CBFA"/>
    <w:lvl w:ilvl="0" w:tplc="ECF88E9C">
      <w:start w:val="1"/>
      <w:numFmt w:val="taiwaneseCountingThousand"/>
      <w:lvlText w:val="%1、"/>
      <w:lvlJc w:val="left"/>
      <w:pPr>
        <w:ind w:left="1201" w:hanging="480"/>
      </w:pPr>
      <w:rPr>
        <w:rFonts w:eastAsia="微軟正黑體" w:hint="eastAsia"/>
        <w:b/>
        <w:i w:val="0"/>
        <w:sz w:val="36"/>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7" w15:restartNumberingAfterBreak="0">
    <w:nsid w:val="26000997"/>
    <w:multiLevelType w:val="hybridMultilevel"/>
    <w:tmpl w:val="335EEC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2270A8"/>
    <w:multiLevelType w:val="hybridMultilevel"/>
    <w:tmpl w:val="1D1E77E6"/>
    <w:lvl w:ilvl="0" w:tplc="3AB81796">
      <w:start w:val="1"/>
      <w:numFmt w:val="taiwaneseCountingThousand"/>
      <w:lvlText w:val="%1、"/>
      <w:lvlJc w:val="left"/>
      <w:pPr>
        <w:ind w:left="480" w:hanging="480"/>
      </w:pPr>
      <w:rPr>
        <w:rFonts w:eastAsia="微軟正黑體" w:hint="eastAsia"/>
        <w:b/>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886314A"/>
    <w:multiLevelType w:val="hybridMultilevel"/>
    <w:tmpl w:val="B4722EFA"/>
    <w:lvl w:ilvl="0" w:tplc="A38253A8">
      <w:start w:val="1"/>
      <w:numFmt w:val="taiwaneseCountingThousand"/>
      <w:pStyle w:val="3"/>
      <w:lvlText w:val="(%1)、"/>
      <w:lvlJc w:val="left"/>
      <w:pPr>
        <w:ind w:left="880" w:hanging="480"/>
      </w:pPr>
      <w:rPr>
        <w:rFonts w:hint="eastAsia"/>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0" w15:restartNumberingAfterBreak="0">
    <w:nsid w:val="4038572D"/>
    <w:multiLevelType w:val="hybridMultilevel"/>
    <w:tmpl w:val="22EE53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FDC6EDB"/>
    <w:multiLevelType w:val="hybridMultilevel"/>
    <w:tmpl w:val="0E5635C8"/>
    <w:lvl w:ilvl="0" w:tplc="B81A67CA">
      <w:start w:val="1"/>
      <w:numFmt w:val="taiwaneseCountingThousand"/>
      <w:pStyle w:val="2"/>
      <w:lvlText w:val="%1、"/>
      <w:lvlJc w:val="left"/>
      <w:pPr>
        <w:ind w:left="1201" w:hanging="480"/>
      </w:pPr>
      <w:rPr>
        <w:rFonts w:eastAsia="微軟正黑體" w:hint="eastAsia"/>
        <w:b/>
        <w:i w:val="0"/>
        <w:sz w:val="36"/>
      </w:rPr>
    </w:lvl>
    <w:lvl w:ilvl="1" w:tplc="FFFFFFFF" w:tentative="1">
      <w:start w:val="1"/>
      <w:numFmt w:val="ideographTraditional"/>
      <w:lvlText w:val="%2、"/>
      <w:lvlJc w:val="left"/>
      <w:pPr>
        <w:ind w:left="1681" w:hanging="480"/>
      </w:pPr>
    </w:lvl>
    <w:lvl w:ilvl="2" w:tplc="FFFFFFFF" w:tentative="1">
      <w:start w:val="1"/>
      <w:numFmt w:val="lowerRoman"/>
      <w:lvlText w:val="%3."/>
      <w:lvlJc w:val="right"/>
      <w:pPr>
        <w:ind w:left="2161" w:hanging="480"/>
      </w:pPr>
    </w:lvl>
    <w:lvl w:ilvl="3" w:tplc="FFFFFFFF" w:tentative="1">
      <w:start w:val="1"/>
      <w:numFmt w:val="decimal"/>
      <w:lvlText w:val="%4."/>
      <w:lvlJc w:val="left"/>
      <w:pPr>
        <w:ind w:left="2641" w:hanging="480"/>
      </w:pPr>
    </w:lvl>
    <w:lvl w:ilvl="4" w:tplc="FFFFFFFF" w:tentative="1">
      <w:start w:val="1"/>
      <w:numFmt w:val="ideographTraditional"/>
      <w:lvlText w:val="%5、"/>
      <w:lvlJc w:val="left"/>
      <w:pPr>
        <w:ind w:left="3121" w:hanging="480"/>
      </w:pPr>
    </w:lvl>
    <w:lvl w:ilvl="5" w:tplc="FFFFFFFF" w:tentative="1">
      <w:start w:val="1"/>
      <w:numFmt w:val="lowerRoman"/>
      <w:lvlText w:val="%6."/>
      <w:lvlJc w:val="right"/>
      <w:pPr>
        <w:ind w:left="3601" w:hanging="480"/>
      </w:pPr>
    </w:lvl>
    <w:lvl w:ilvl="6" w:tplc="FFFFFFFF" w:tentative="1">
      <w:start w:val="1"/>
      <w:numFmt w:val="decimal"/>
      <w:lvlText w:val="%7."/>
      <w:lvlJc w:val="left"/>
      <w:pPr>
        <w:ind w:left="4081" w:hanging="480"/>
      </w:pPr>
    </w:lvl>
    <w:lvl w:ilvl="7" w:tplc="FFFFFFFF" w:tentative="1">
      <w:start w:val="1"/>
      <w:numFmt w:val="ideographTraditional"/>
      <w:lvlText w:val="%8、"/>
      <w:lvlJc w:val="left"/>
      <w:pPr>
        <w:ind w:left="4561" w:hanging="480"/>
      </w:pPr>
    </w:lvl>
    <w:lvl w:ilvl="8" w:tplc="FFFFFFFF" w:tentative="1">
      <w:start w:val="1"/>
      <w:numFmt w:val="lowerRoman"/>
      <w:lvlText w:val="%9."/>
      <w:lvlJc w:val="right"/>
      <w:pPr>
        <w:ind w:left="5041" w:hanging="480"/>
      </w:pPr>
    </w:lvl>
  </w:abstractNum>
  <w:abstractNum w:abstractNumId="12" w15:restartNumberingAfterBreak="0">
    <w:nsid w:val="516D0BC6"/>
    <w:multiLevelType w:val="hybridMultilevel"/>
    <w:tmpl w:val="94BA38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AE652B"/>
    <w:multiLevelType w:val="hybridMultilevel"/>
    <w:tmpl w:val="CEB0B13C"/>
    <w:lvl w:ilvl="0" w:tplc="0409000F">
      <w:start w:val="1"/>
      <w:numFmt w:val="decimal"/>
      <w:lvlText w:val="%1."/>
      <w:lvlJc w:val="left"/>
      <w:pPr>
        <w:ind w:left="1079" w:hanging="480"/>
      </w:pPr>
    </w:lvl>
    <w:lvl w:ilvl="1" w:tplc="04090019" w:tentative="1">
      <w:start w:val="1"/>
      <w:numFmt w:val="ideographTraditional"/>
      <w:lvlText w:val="%2、"/>
      <w:lvlJc w:val="left"/>
      <w:pPr>
        <w:ind w:left="1559" w:hanging="480"/>
      </w:pPr>
    </w:lvl>
    <w:lvl w:ilvl="2" w:tplc="0409001B" w:tentative="1">
      <w:start w:val="1"/>
      <w:numFmt w:val="lowerRoman"/>
      <w:lvlText w:val="%3."/>
      <w:lvlJc w:val="right"/>
      <w:pPr>
        <w:ind w:left="2039" w:hanging="480"/>
      </w:pPr>
    </w:lvl>
    <w:lvl w:ilvl="3" w:tplc="0409000F" w:tentative="1">
      <w:start w:val="1"/>
      <w:numFmt w:val="decimal"/>
      <w:lvlText w:val="%4."/>
      <w:lvlJc w:val="left"/>
      <w:pPr>
        <w:ind w:left="2519" w:hanging="480"/>
      </w:pPr>
    </w:lvl>
    <w:lvl w:ilvl="4" w:tplc="04090019" w:tentative="1">
      <w:start w:val="1"/>
      <w:numFmt w:val="ideographTraditional"/>
      <w:lvlText w:val="%5、"/>
      <w:lvlJc w:val="left"/>
      <w:pPr>
        <w:ind w:left="2999" w:hanging="480"/>
      </w:pPr>
    </w:lvl>
    <w:lvl w:ilvl="5" w:tplc="0409001B" w:tentative="1">
      <w:start w:val="1"/>
      <w:numFmt w:val="lowerRoman"/>
      <w:lvlText w:val="%6."/>
      <w:lvlJc w:val="right"/>
      <w:pPr>
        <w:ind w:left="3479" w:hanging="480"/>
      </w:pPr>
    </w:lvl>
    <w:lvl w:ilvl="6" w:tplc="0409000F" w:tentative="1">
      <w:start w:val="1"/>
      <w:numFmt w:val="decimal"/>
      <w:lvlText w:val="%7."/>
      <w:lvlJc w:val="left"/>
      <w:pPr>
        <w:ind w:left="3959" w:hanging="480"/>
      </w:pPr>
    </w:lvl>
    <w:lvl w:ilvl="7" w:tplc="04090019" w:tentative="1">
      <w:start w:val="1"/>
      <w:numFmt w:val="ideographTraditional"/>
      <w:lvlText w:val="%8、"/>
      <w:lvlJc w:val="left"/>
      <w:pPr>
        <w:ind w:left="4439" w:hanging="480"/>
      </w:pPr>
    </w:lvl>
    <w:lvl w:ilvl="8" w:tplc="0409001B" w:tentative="1">
      <w:start w:val="1"/>
      <w:numFmt w:val="lowerRoman"/>
      <w:lvlText w:val="%9."/>
      <w:lvlJc w:val="right"/>
      <w:pPr>
        <w:ind w:left="4919" w:hanging="480"/>
      </w:pPr>
    </w:lvl>
  </w:abstractNum>
  <w:abstractNum w:abstractNumId="14" w15:restartNumberingAfterBreak="0">
    <w:nsid w:val="583D6ECC"/>
    <w:multiLevelType w:val="multilevel"/>
    <w:tmpl w:val="9C7A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9C22AE"/>
    <w:multiLevelType w:val="hybridMultilevel"/>
    <w:tmpl w:val="5E707E92"/>
    <w:lvl w:ilvl="0" w:tplc="04090001">
      <w:start w:val="1"/>
      <w:numFmt w:val="bullet"/>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16" w15:restartNumberingAfterBreak="0">
    <w:nsid w:val="61292BB1"/>
    <w:multiLevelType w:val="hybridMultilevel"/>
    <w:tmpl w:val="DAE2D3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23D0FFB"/>
    <w:multiLevelType w:val="hybridMultilevel"/>
    <w:tmpl w:val="9B5CC2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6CC67BA"/>
    <w:multiLevelType w:val="hybridMultilevel"/>
    <w:tmpl w:val="1402D7B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73641A27"/>
    <w:multiLevelType w:val="hybridMultilevel"/>
    <w:tmpl w:val="0DC45B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D8E73F7"/>
    <w:multiLevelType w:val="hybridMultilevel"/>
    <w:tmpl w:val="47B68638"/>
    <w:lvl w:ilvl="0" w:tplc="BCAA3AEE">
      <w:start w:val="1"/>
      <w:numFmt w:val="taiwaneseCountingThousand"/>
      <w:lvlText w:val="%1、"/>
      <w:lvlJc w:val="left"/>
      <w:pPr>
        <w:ind w:left="1201" w:hanging="480"/>
      </w:pPr>
      <w:rPr>
        <w:rFonts w:eastAsia="微軟正黑體" w:hint="eastAsia"/>
        <w:b/>
        <w:i w:val="0"/>
        <w:sz w:val="36"/>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21" w15:restartNumberingAfterBreak="0">
    <w:nsid w:val="7F9B22ED"/>
    <w:multiLevelType w:val="hybridMultilevel"/>
    <w:tmpl w:val="3BCA00A6"/>
    <w:lvl w:ilvl="0" w:tplc="0409000F">
      <w:start w:val="1"/>
      <w:numFmt w:val="decimal"/>
      <w:lvlText w:val="%1."/>
      <w:lvlJc w:val="left"/>
      <w:pPr>
        <w:ind w:left="483" w:hanging="480"/>
      </w:pPr>
    </w:lvl>
    <w:lvl w:ilvl="1" w:tplc="04090019" w:tentative="1">
      <w:start w:val="1"/>
      <w:numFmt w:val="ideographTraditional"/>
      <w:lvlText w:val="%2、"/>
      <w:lvlJc w:val="left"/>
      <w:pPr>
        <w:ind w:left="963" w:hanging="480"/>
      </w:pPr>
    </w:lvl>
    <w:lvl w:ilvl="2" w:tplc="0409001B" w:tentative="1">
      <w:start w:val="1"/>
      <w:numFmt w:val="lowerRoman"/>
      <w:lvlText w:val="%3."/>
      <w:lvlJc w:val="right"/>
      <w:pPr>
        <w:ind w:left="1443" w:hanging="480"/>
      </w:pPr>
    </w:lvl>
    <w:lvl w:ilvl="3" w:tplc="0409000F" w:tentative="1">
      <w:start w:val="1"/>
      <w:numFmt w:val="decimal"/>
      <w:lvlText w:val="%4."/>
      <w:lvlJc w:val="left"/>
      <w:pPr>
        <w:ind w:left="1923" w:hanging="480"/>
      </w:pPr>
    </w:lvl>
    <w:lvl w:ilvl="4" w:tplc="04090019" w:tentative="1">
      <w:start w:val="1"/>
      <w:numFmt w:val="ideographTraditional"/>
      <w:lvlText w:val="%5、"/>
      <w:lvlJc w:val="left"/>
      <w:pPr>
        <w:ind w:left="2403" w:hanging="480"/>
      </w:pPr>
    </w:lvl>
    <w:lvl w:ilvl="5" w:tplc="0409001B" w:tentative="1">
      <w:start w:val="1"/>
      <w:numFmt w:val="lowerRoman"/>
      <w:lvlText w:val="%6."/>
      <w:lvlJc w:val="right"/>
      <w:pPr>
        <w:ind w:left="2883" w:hanging="480"/>
      </w:pPr>
    </w:lvl>
    <w:lvl w:ilvl="6" w:tplc="0409000F" w:tentative="1">
      <w:start w:val="1"/>
      <w:numFmt w:val="decimal"/>
      <w:lvlText w:val="%7."/>
      <w:lvlJc w:val="left"/>
      <w:pPr>
        <w:ind w:left="3363" w:hanging="480"/>
      </w:pPr>
    </w:lvl>
    <w:lvl w:ilvl="7" w:tplc="04090019" w:tentative="1">
      <w:start w:val="1"/>
      <w:numFmt w:val="ideographTraditional"/>
      <w:lvlText w:val="%8、"/>
      <w:lvlJc w:val="left"/>
      <w:pPr>
        <w:ind w:left="3843" w:hanging="480"/>
      </w:pPr>
    </w:lvl>
    <w:lvl w:ilvl="8" w:tplc="0409001B" w:tentative="1">
      <w:start w:val="1"/>
      <w:numFmt w:val="lowerRoman"/>
      <w:lvlText w:val="%9."/>
      <w:lvlJc w:val="right"/>
      <w:pPr>
        <w:ind w:left="4323" w:hanging="480"/>
      </w:pPr>
    </w:lvl>
  </w:abstractNum>
  <w:num w:numId="1" w16cid:durableId="750926850">
    <w:abstractNumId w:val="0"/>
  </w:num>
  <w:num w:numId="2" w16cid:durableId="1421678708">
    <w:abstractNumId w:val="11"/>
  </w:num>
  <w:num w:numId="3" w16cid:durableId="60518443">
    <w:abstractNumId w:val="1"/>
  </w:num>
  <w:num w:numId="4" w16cid:durableId="322662503">
    <w:abstractNumId w:val="2"/>
  </w:num>
  <w:num w:numId="5" w16cid:durableId="1402026840">
    <w:abstractNumId w:val="9"/>
  </w:num>
  <w:num w:numId="6" w16cid:durableId="1134172787">
    <w:abstractNumId w:val="9"/>
    <w:lvlOverride w:ilvl="0">
      <w:startOverride w:val="1"/>
    </w:lvlOverride>
  </w:num>
  <w:num w:numId="7" w16cid:durableId="2061854289">
    <w:abstractNumId w:val="20"/>
    <w:lvlOverride w:ilvl="0">
      <w:startOverride w:val="1"/>
    </w:lvlOverride>
  </w:num>
  <w:num w:numId="8" w16cid:durableId="179852154">
    <w:abstractNumId w:val="21"/>
  </w:num>
  <w:num w:numId="9" w16cid:durableId="1816029143">
    <w:abstractNumId w:val="2"/>
    <w:lvlOverride w:ilvl="0">
      <w:startOverride w:val="1"/>
    </w:lvlOverride>
  </w:num>
  <w:num w:numId="10" w16cid:durableId="2049645340">
    <w:abstractNumId w:val="10"/>
  </w:num>
  <w:num w:numId="11" w16cid:durableId="1572733514">
    <w:abstractNumId w:val="12"/>
  </w:num>
  <w:num w:numId="12" w16cid:durableId="1730612831">
    <w:abstractNumId w:val="19"/>
  </w:num>
  <w:num w:numId="13" w16cid:durableId="2102606486">
    <w:abstractNumId w:val="7"/>
  </w:num>
  <w:num w:numId="14" w16cid:durableId="6596257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7239735">
    <w:abstractNumId w:val="17"/>
  </w:num>
  <w:num w:numId="16" w16cid:durableId="602231153">
    <w:abstractNumId w:val="4"/>
  </w:num>
  <w:num w:numId="17" w16cid:durableId="645430546">
    <w:abstractNumId w:val="16"/>
  </w:num>
  <w:num w:numId="18" w16cid:durableId="727146978">
    <w:abstractNumId w:val="13"/>
  </w:num>
  <w:num w:numId="19" w16cid:durableId="1358310683">
    <w:abstractNumId w:val="14"/>
  </w:num>
  <w:num w:numId="20" w16cid:durableId="1476947170">
    <w:abstractNumId w:val="15"/>
  </w:num>
  <w:num w:numId="21" w16cid:durableId="1138038477">
    <w:abstractNumId w:val="3"/>
  </w:num>
  <w:num w:numId="22" w16cid:durableId="549273049">
    <w:abstractNumId w:val="5"/>
  </w:num>
  <w:num w:numId="23" w16cid:durableId="615841816">
    <w:abstractNumId w:val="11"/>
    <w:lvlOverride w:ilvl="0">
      <w:startOverride w:val="1"/>
    </w:lvlOverride>
  </w:num>
  <w:num w:numId="24" w16cid:durableId="1077021876">
    <w:abstractNumId w:val="6"/>
  </w:num>
  <w:num w:numId="25" w16cid:durableId="338240351">
    <w:abstractNumId w:val="8"/>
  </w:num>
  <w:num w:numId="26" w16cid:durableId="396050818">
    <w:abstractNumId w:val="8"/>
    <w:lvlOverride w:ilvl="0">
      <w:startOverride w:val="2"/>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黃郁心">
    <w15:presenceInfo w15:providerId="AD" w15:userId="S::122114119@office365.ntunhs.edu.tw::8eb55c7e-9b0c-49cd-9afe-d5efa2f8a8b2"/>
  </w15:person>
  <w15:person w15:author="賈子瑩">
    <w15:presenceInfo w15:providerId="AD" w15:userId="S::122114914@office365.ntunhs.edu.tw::addea503-939a-4dd0-92a5-cf43f9ef4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bordersDoNotSurroundHeader/>
  <w:bordersDoNotSurroundFooter/>
  <w:proofState w:spelling="clean"/>
  <w:trackRevisions/>
  <w:documentProtection w:edit="trackedChanges" w:enforcement="1"/>
  <w:defaultTabStop w:val="0"/>
  <w:evenAndOddHeaders/>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EE"/>
    <w:rsid w:val="0000039C"/>
    <w:rsid w:val="00000EDE"/>
    <w:rsid w:val="00001028"/>
    <w:rsid w:val="00001099"/>
    <w:rsid w:val="00001848"/>
    <w:rsid w:val="0000186A"/>
    <w:rsid w:val="00005092"/>
    <w:rsid w:val="000054F0"/>
    <w:rsid w:val="000069DB"/>
    <w:rsid w:val="000071A4"/>
    <w:rsid w:val="0001066F"/>
    <w:rsid w:val="0001282D"/>
    <w:rsid w:val="00012D41"/>
    <w:rsid w:val="00013CA1"/>
    <w:rsid w:val="0001444C"/>
    <w:rsid w:val="00014691"/>
    <w:rsid w:val="00015B74"/>
    <w:rsid w:val="00015D02"/>
    <w:rsid w:val="00015FED"/>
    <w:rsid w:val="0001765B"/>
    <w:rsid w:val="00020641"/>
    <w:rsid w:val="00020D26"/>
    <w:rsid w:val="00021241"/>
    <w:rsid w:val="00021C9E"/>
    <w:rsid w:val="00021EEC"/>
    <w:rsid w:val="00022C39"/>
    <w:rsid w:val="00022E43"/>
    <w:rsid w:val="0002371B"/>
    <w:rsid w:val="00023A33"/>
    <w:rsid w:val="00024832"/>
    <w:rsid w:val="000257F5"/>
    <w:rsid w:val="000268EE"/>
    <w:rsid w:val="00031009"/>
    <w:rsid w:val="0003129D"/>
    <w:rsid w:val="00031BD2"/>
    <w:rsid w:val="000324F3"/>
    <w:rsid w:val="00032A7C"/>
    <w:rsid w:val="00032B6E"/>
    <w:rsid w:val="0003314F"/>
    <w:rsid w:val="00034599"/>
    <w:rsid w:val="000361DF"/>
    <w:rsid w:val="0003641E"/>
    <w:rsid w:val="00036FC0"/>
    <w:rsid w:val="000376E4"/>
    <w:rsid w:val="0003775A"/>
    <w:rsid w:val="00040B8E"/>
    <w:rsid w:val="00042488"/>
    <w:rsid w:val="00042910"/>
    <w:rsid w:val="00042C5E"/>
    <w:rsid w:val="00045079"/>
    <w:rsid w:val="00045104"/>
    <w:rsid w:val="000463AE"/>
    <w:rsid w:val="00047158"/>
    <w:rsid w:val="00047320"/>
    <w:rsid w:val="0005039C"/>
    <w:rsid w:val="000516DD"/>
    <w:rsid w:val="000518B2"/>
    <w:rsid w:val="000538A6"/>
    <w:rsid w:val="0005401F"/>
    <w:rsid w:val="00056032"/>
    <w:rsid w:val="00056495"/>
    <w:rsid w:val="000574A7"/>
    <w:rsid w:val="00057EF7"/>
    <w:rsid w:val="0006112B"/>
    <w:rsid w:val="00061E3F"/>
    <w:rsid w:val="00062638"/>
    <w:rsid w:val="000630D9"/>
    <w:rsid w:val="0006387D"/>
    <w:rsid w:val="00063B17"/>
    <w:rsid w:val="000645C1"/>
    <w:rsid w:val="0006547B"/>
    <w:rsid w:val="000659EA"/>
    <w:rsid w:val="000667FD"/>
    <w:rsid w:val="00066D59"/>
    <w:rsid w:val="00070206"/>
    <w:rsid w:val="00070A35"/>
    <w:rsid w:val="00070D70"/>
    <w:rsid w:val="00071239"/>
    <w:rsid w:val="000727D0"/>
    <w:rsid w:val="00072CEE"/>
    <w:rsid w:val="0007308A"/>
    <w:rsid w:val="00073706"/>
    <w:rsid w:val="000745C5"/>
    <w:rsid w:val="00075036"/>
    <w:rsid w:val="000751D4"/>
    <w:rsid w:val="000751EC"/>
    <w:rsid w:val="0007539C"/>
    <w:rsid w:val="0007654E"/>
    <w:rsid w:val="00076D06"/>
    <w:rsid w:val="00077074"/>
    <w:rsid w:val="000779AB"/>
    <w:rsid w:val="00077F24"/>
    <w:rsid w:val="00081B8F"/>
    <w:rsid w:val="00081C7E"/>
    <w:rsid w:val="00082A23"/>
    <w:rsid w:val="00082AD0"/>
    <w:rsid w:val="0008319A"/>
    <w:rsid w:val="00085DE4"/>
    <w:rsid w:val="00086040"/>
    <w:rsid w:val="000865B8"/>
    <w:rsid w:val="0008704A"/>
    <w:rsid w:val="000873E5"/>
    <w:rsid w:val="00087D86"/>
    <w:rsid w:val="00087DD2"/>
    <w:rsid w:val="00090FDF"/>
    <w:rsid w:val="000911C3"/>
    <w:rsid w:val="0009150E"/>
    <w:rsid w:val="00092ECC"/>
    <w:rsid w:val="000939AC"/>
    <w:rsid w:val="00094625"/>
    <w:rsid w:val="0009568D"/>
    <w:rsid w:val="000959E2"/>
    <w:rsid w:val="000965DB"/>
    <w:rsid w:val="000979CD"/>
    <w:rsid w:val="00097C17"/>
    <w:rsid w:val="000A0321"/>
    <w:rsid w:val="000A0506"/>
    <w:rsid w:val="000A07E1"/>
    <w:rsid w:val="000A0BE4"/>
    <w:rsid w:val="000A15A4"/>
    <w:rsid w:val="000A1A6A"/>
    <w:rsid w:val="000A1BAB"/>
    <w:rsid w:val="000A2291"/>
    <w:rsid w:val="000A2552"/>
    <w:rsid w:val="000A2FE5"/>
    <w:rsid w:val="000A3E7A"/>
    <w:rsid w:val="000A4196"/>
    <w:rsid w:val="000A41E4"/>
    <w:rsid w:val="000A4D5A"/>
    <w:rsid w:val="000A536A"/>
    <w:rsid w:val="000A589D"/>
    <w:rsid w:val="000A6EAC"/>
    <w:rsid w:val="000A6EF7"/>
    <w:rsid w:val="000A7107"/>
    <w:rsid w:val="000A76B9"/>
    <w:rsid w:val="000A7B05"/>
    <w:rsid w:val="000A7DA0"/>
    <w:rsid w:val="000B0597"/>
    <w:rsid w:val="000B1834"/>
    <w:rsid w:val="000B3C2B"/>
    <w:rsid w:val="000B40D7"/>
    <w:rsid w:val="000B419B"/>
    <w:rsid w:val="000B66CD"/>
    <w:rsid w:val="000B7D11"/>
    <w:rsid w:val="000B7EFF"/>
    <w:rsid w:val="000C09DA"/>
    <w:rsid w:val="000C09E9"/>
    <w:rsid w:val="000C0E3D"/>
    <w:rsid w:val="000C1056"/>
    <w:rsid w:val="000C1061"/>
    <w:rsid w:val="000C24CB"/>
    <w:rsid w:val="000C26F1"/>
    <w:rsid w:val="000C274F"/>
    <w:rsid w:val="000C28CD"/>
    <w:rsid w:val="000C3768"/>
    <w:rsid w:val="000C3CB2"/>
    <w:rsid w:val="000C412F"/>
    <w:rsid w:val="000C4BF2"/>
    <w:rsid w:val="000C5BDB"/>
    <w:rsid w:val="000C6879"/>
    <w:rsid w:val="000C7254"/>
    <w:rsid w:val="000D0034"/>
    <w:rsid w:val="000D0CB8"/>
    <w:rsid w:val="000D0CBA"/>
    <w:rsid w:val="000D3805"/>
    <w:rsid w:val="000D3E23"/>
    <w:rsid w:val="000D53F8"/>
    <w:rsid w:val="000D5D5C"/>
    <w:rsid w:val="000D5ECA"/>
    <w:rsid w:val="000D6599"/>
    <w:rsid w:val="000D659C"/>
    <w:rsid w:val="000D7BFD"/>
    <w:rsid w:val="000D7FB4"/>
    <w:rsid w:val="000D7FDF"/>
    <w:rsid w:val="000E1105"/>
    <w:rsid w:val="000E30EE"/>
    <w:rsid w:val="000E39F4"/>
    <w:rsid w:val="000E3B4D"/>
    <w:rsid w:val="000E3CAA"/>
    <w:rsid w:val="000E43DC"/>
    <w:rsid w:val="000E4769"/>
    <w:rsid w:val="000E47E9"/>
    <w:rsid w:val="000E51E3"/>
    <w:rsid w:val="000E5B1F"/>
    <w:rsid w:val="000E5CD7"/>
    <w:rsid w:val="000E6308"/>
    <w:rsid w:val="000E6466"/>
    <w:rsid w:val="000E6D26"/>
    <w:rsid w:val="000E755F"/>
    <w:rsid w:val="000F0EE0"/>
    <w:rsid w:val="000F1407"/>
    <w:rsid w:val="000F1AB5"/>
    <w:rsid w:val="000F1E9F"/>
    <w:rsid w:val="000F2D90"/>
    <w:rsid w:val="000F414A"/>
    <w:rsid w:val="000F5734"/>
    <w:rsid w:val="001002A1"/>
    <w:rsid w:val="00102F49"/>
    <w:rsid w:val="0010494D"/>
    <w:rsid w:val="00105055"/>
    <w:rsid w:val="00105B9F"/>
    <w:rsid w:val="00107633"/>
    <w:rsid w:val="001110C9"/>
    <w:rsid w:val="0011216D"/>
    <w:rsid w:val="001132AB"/>
    <w:rsid w:val="0011592C"/>
    <w:rsid w:val="00116EFB"/>
    <w:rsid w:val="00117B0B"/>
    <w:rsid w:val="00117D79"/>
    <w:rsid w:val="00121221"/>
    <w:rsid w:val="0012423A"/>
    <w:rsid w:val="00124967"/>
    <w:rsid w:val="00124E81"/>
    <w:rsid w:val="00124F30"/>
    <w:rsid w:val="00125D34"/>
    <w:rsid w:val="00126B2A"/>
    <w:rsid w:val="00127F13"/>
    <w:rsid w:val="00130171"/>
    <w:rsid w:val="001301C2"/>
    <w:rsid w:val="0013247A"/>
    <w:rsid w:val="00133067"/>
    <w:rsid w:val="00134436"/>
    <w:rsid w:val="00134B13"/>
    <w:rsid w:val="00136122"/>
    <w:rsid w:val="00136DF5"/>
    <w:rsid w:val="00142596"/>
    <w:rsid w:val="00144FD6"/>
    <w:rsid w:val="00146CA2"/>
    <w:rsid w:val="00146CFC"/>
    <w:rsid w:val="00146F5A"/>
    <w:rsid w:val="001478D9"/>
    <w:rsid w:val="0015002A"/>
    <w:rsid w:val="00151A9F"/>
    <w:rsid w:val="00151B39"/>
    <w:rsid w:val="0015275A"/>
    <w:rsid w:val="00152832"/>
    <w:rsid w:val="001535A5"/>
    <w:rsid w:val="001578A5"/>
    <w:rsid w:val="001610EF"/>
    <w:rsid w:val="00162C70"/>
    <w:rsid w:val="00163C4B"/>
    <w:rsid w:val="0016463F"/>
    <w:rsid w:val="00164CC4"/>
    <w:rsid w:val="00167314"/>
    <w:rsid w:val="00167CE7"/>
    <w:rsid w:val="00170ABC"/>
    <w:rsid w:val="00170B9A"/>
    <w:rsid w:val="0017176B"/>
    <w:rsid w:val="0017238C"/>
    <w:rsid w:val="00172823"/>
    <w:rsid w:val="001729C6"/>
    <w:rsid w:val="00172E95"/>
    <w:rsid w:val="001731D9"/>
    <w:rsid w:val="00173997"/>
    <w:rsid w:val="00173DE7"/>
    <w:rsid w:val="00174471"/>
    <w:rsid w:val="00174492"/>
    <w:rsid w:val="00174B29"/>
    <w:rsid w:val="0017535C"/>
    <w:rsid w:val="00175FCE"/>
    <w:rsid w:val="00176682"/>
    <w:rsid w:val="00176919"/>
    <w:rsid w:val="00180E48"/>
    <w:rsid w:val="00181081"/>
    <w:rsid w:val="001811E8"/>
    <w:rsid w:val="00182C93"/>
    <w:rsid w:val="00184204"/>
    <w:rsid w:val="00184282"/>
    <w:rsid w:val="0019147C"/>
    <w:rsid w:val="0019207D"/>
    <w:rsid w:val="001929C2"/>
    <w:rsid w:val="00194B9E"/>
    <w:rsid w:val="00196107"/>
    <w:rsid w:val="00196684"/>
    <w:rsid w:val="00197281"/>
    <w:rsid w:val="00197939"/>
    <w:rsid w:val="001A0ED2"/>
    <w:rsid w:val="001A3338"/>
    <w:rsid w:val="001A493F"/>
    <w:rsid w:val="001A70C4"/>
    <w:rsid w:val="001A75D7"/>
    <w:rsid w:val="001B25B9"/>
    <w:rsid w:val="001B2B72"/>
    <w:rsid w:val="001B476E"/>
    <w:rsid w:val="001B6CF6"/>
    <w:rsid w:val="001B7011"/>
    <w:rsid w:val="001C324C"/>
    <w:rsid w:val="001C4376"/>
    <w:rsid w:val="001C4D1D"/>
    <w:rsid w:val="001C548F"/>
    <w:rsid w:val="001C551D"/>
    <w:rsid w:val="001C638C"/>
    <w:rsid w:val="001C63D1"/>
    <w:rsid w:val="001D1679"/>
    <w:rsid w:val="001D186B"/>
    <w:rsid w:val="001D18BC"/>
    <w:rsid w:val="001D1958"/>
    <w:rsid w:val="001D2A42"/>
    <w:rsid w:val="001D332F"/>
    <w:rsid w:val="001D3A2D"/>
    <w:rsid w:val="001D457B"/>
    <w:rsid w:val="001D5984"/>
    <w:rsid w:val="001D62C9"/>
    <w:rsid w:val="001D6B4D"/>
    <w:rsid w:val="001D7482"/>
    <w:rsid w:val="001E029F"/>
    <w:rsid w:val="001E0387"/>
    <w:rsid w:val="001E03FF"/>
    <w:rsid w:val="001E198C"/>
    <w:rsid w:val="001E19A5"/>
    <w:rsid w:val="001E1BB2"/>
    <w:rsid w:val="001E1C4E"/>
    <w:rsid w:val="001E2ECF"/>
    <w:rsid w:val="001E3130"/>
    <w:rsid w:val="001E39AB"/>
    <w:rsid w:val="001E425C"/>
    <w:rsid w:val="001E4DA2"/>
    <w:rsid w:val="001E4DB3"/>
    <w:rsid w:val="001E57E7"/>
    <w:rsid w:val="001E6653"/>
    <w:rsid w:val="001E71D3"/>
    <w:rsid w:val="001F007A"/>
    <w:rsid w:val="001F0992"/>
    <w:rsid w:val="001F3EBB"/>
    <w:rsid w:val="001F4CEF"/>
    <w:rsid w:val="001F5189"/>
    <w:rsid w:val="001F5841"/>
    <w:rsid w:val="00200BCC"/>
    <w:rsid w:val="00201350"/>
    <w:rsid w:val="0020306C"/>
    <w:rsid w:val="00203368"/>
    <w:rsid w:val="00204A80"/>
    <w:rsid w:val="00205277"/>
    <w:rsid w:val="0020631B"/>
    <w:rsid w:val="002077E6"/>
    <w:rsid w:val="0021152F"/>
    <w:rsid w:val="00211EB0"/>
    <w:rsid w:val="00211F7E"/>
    <w:rsid w:val="00212FC9"/>
    <w:rsid w:val="00213AA2"/>
    <w:rsid w:val="00213ED2"/>
    <w:rsid w:val="00214210"/>
    <w:rsid w:val="00214C00"/>
    <w:rsid w:val="00215332"/>
    <w:rsid w:val="002156D7"/>
    <w:rsid w:val="00217E67"/>
    <w:rsid w:val="00220B3C"/>
    <w:rsid w:val="00220E75"/>
    <w:rsid w:val="0022123C"/>
    <w:rsid w:val="002212F4"/>
    <w:rsid w:val="002214F5"/>
    <w:rsid w:val="00221B51"/>
    <w:rsid w:val="00221F77"/>
    <w:rsid w:val="0022261B"/>
    <w:rsid w:val="00223116"/>
    <w:rsid w:val="00224F53"/>
    <w:rsid w:val="00225030"/>
    <w:rsid w:val="002272B7"/>
    <w:rsid w:val="002276E7"/>
    <w:rsid w:val="002309A5"/>
    <w:rsid w:val="00230A5D"/>
    <w:rsid w:val="002316D5"/>
    <w:rsid w:val="00231879"/>
    <w:rsid w:val="0023327B"/>
    <w:rsid w:val="00233900"/>
    <w:rsid w:val="00233CCB"/>
    <w:rsid w:val="00234518"/>
    <w:rsid w:val="00235072"/>
    <w:rsid w:val="00237876"/>
    <w:rsid w:val="00237A51"/>
    <w:rsid w:val="00240066"/>
    <w:rsid w:val="00241339"/>
    <w:rsid w:val="002416CB"/>
    <w:rsid w:val="00242275"/>
    <w:rsid w:val="0024482E"/>
    <w:rsid w:val="002461E0"/>
    <w:rsid w:val="00246588"/>
    <w:rsid w:val="00247553"/>
    <w:rsid w:val="00251306"/>
    <w:rsid w:val="00252ED4"/>
    <w:rsid w:val="00253878"/>
    <w:rsid w:val="00253B54"/>
    <w:rsid w:val="0025524A"/>
    <w:rsid w:val="00255F0A"/>
    <w:rsid w:val="002561C2"/>
    <w:rsid w:val="002566FE"/>
    <w:rsid w:val="0025707D"/>
    <w:rsid w:val="00257727"/>
    <w:rsid w:val="00257D86"/>
    <w:rsid w:val="0026286F"/>
    <w:rsid w:val="00265455"/>
    <w:rsid w:val="00271A94"/>
    <w:rsid w:val="002722AE"/>
    <w:rsid w:val="002725E5"/>
    <w:rsid w:val="0027567F"/>
    <w:rsid w:val="00280E2B"/>
    <w:rsid w:val="00280E43"/>
    <w:rsid w:val="00281DC3"/>
    <w:rsid w:val="002826D1"/>
    <w:rsid w:val="00282F0E"/>
    <w:rsid w:val="00282F55"/>
    <w:rsid w:val="00282F72"/>
    <w:rsid w:val="002837F8"/>
    <w:rsid w:val="00283B69"/>
    <w:rsid w:val="00283D47"/>
    <w:rsid w:val="00284829"/>
    <w:rsid w:val="00285800"/>
    <w:rsid w:val="002862AA"/>
    <w:rsid w:val="0028761D"/>
    <w:rsid w:val="00287902"/>
    <w:rsid w:val="00287E57"/>
    <w:rsid w:val="00290036"/>
    <w:rsid w:val="0029095C"/>
    <w:rsid w:val="0029128B"/>
    <w:rsid w:val="00293095"/>
    <w:rsid w:val="002950D2"/>
    <w:rsid w:val="0029675C"/>
    <w:rsid w:val="00296EA8"/>
    <w:rsid w:val="002971F3"/>
    <w:rsid w:val="00297B88"/>
    <w:rsid w:val="002A299F"/>
    <w:rsid w:val="002A3486"/>
    <w:rsid w:val="002A390F"/>
    <w:rsid w:val="002A3A3C"/>
    <w:rsid w:val="002A40DF"/>
    <w:rsid w:val="002A4842"/>
    <w:rsid w:val="002A4A7B"/>
    <w:rsid w:val="002A595B"/>
    <w:rsid w:val="002A7540"/>
    <w:rsid w:val="002A7ABB"/>
    <w:rsid w:val="002A7E0E"/>
    <w:rsid w:val="002B0682"/>
    <w:rsid w:val="002B0A22"/>
    <w:rsid w:val="002B1D81"/>
    <w:rsid w:val="002B34A8"/>
    <w:rsid w:val="002B5035"/>
    <w:rsid w:val="002B539E"/>
    <w:rsid w:val="002B5F28"/>
    <w:rsid w:val="002B6B13"/>
    <w:rsid w:val="002B70B7"/>
    <w:rsid w:val="002C019B"/>
    <w:rsid w:val="002C0628"/>
    <w:rsid w:val="002C0C86"/>
    <w:rsid w:val="002C1B89"/>
    <w:rsid w:val="002C2ABC"/>
    <w:rsid w:val="002C331E"/>
    <w:rsid w:val="002C3F5E"/>
    <w:rsid w:val="002C47F1"/>
    <w:rsid w:val="002C5134"/>
    <w:rsid w:val="002C5EC3"/>
    <w:rsid w:val="002C603E"/>
    <w:rsid w:val="002D0C2F"/>
    <w:rsid w:val="002D37B1"/>
    <w:rsid w:val="002D3DD9"/>
    <w:rsid w:val="002D41DD"/>
    <w:rsid w:val="002D4C4F"/>
    <w:rsid w:val="002D5014"/>
    <w:rsid w:val="002D5B25"/>
    <w:rsid w:val="002D7F32"/>
    <w:rsid w:val="002E1B64"/>
    <w:rsid w:val="002E1E22"/>
    <w:rsid w:val="002E3FE1"/>
    <w:rsid w:val="002E4D77"/>
    <w:rsid w:val="002E5125"/>
    <w:rsid w:val="002E5DBF"/>
    <w:rsid w:val="002E620A"/>
    <w:rsid w:val="002E626F"/>
    <w:rsid w:val="002E70AC"/>
    <w:rsid w:val="002E71CE"/>
    <w:rsid w:val="002E76D1"/>
    <w:rsid w:val="002F0019"/>
    <w:rsid w:val="002F00E0"/>
    <w:rsid w:val="002F1010"/>
    <w:rsid w:val="002F21B1"/>
    <w:rsid w:val="002F2FE3"/>
    <w:rsid w:val="002F514A"/>
    <w:rsid w:val="002F6307"/>
    <w:rsid w:val="002F64C0"/>
    <w:rsid w:val="002F70BC"/>
    <w:rsid w:val="002F7487"/>
    <w:rsid w:val="003000FC"/>
    <w:rsid w:val="00301BB7"/>
    <w:rsid w:val="0030254A"/>
    <w:rsid w:val="0030260B"/>
    <w:rsid w:val="00302685"/>
    <w:rsid w:val="00303D1A"/>
    <w:rsid w:val="00304F40"/>
    <w:rsid w:val="00305135"/>
    <w:rsid w:val="00307732"/>
    <w:rsid w:val="00307CA7"/>
    <w:rsid w:val="00307CDF"/>
    <w:rsid w:val="0031009B"/>
    <w:rsid w:val="003106BD"/>
    <w:rsid w:val="003123B2"/>
    <w:rsid w:val="00313D22"/>
    <w:rsid w:val="0031451A"/>
    <w:rsid w:val="00314CFF"/>
    <w:rsid w:val="00315387"/>
    <w:rsid w:val="00316A88"/>
    <w:rsid w:val="00316BC8"/>
    <w:rsid w:val="003207C5"/>
    <w:rsid w:val="00321790"/>
    <w:rsid w:val="00322065"/>
    <w:rsid w:val="003233C2"/>
    <w:rsid w:val="00323EBB"/>
    <w:rsid w:val="003241AD"/>
    <w:rsid w:val="00324339"/>
    <w:rsid w:val="00324360"/>
    <w:rsid w:val="003243EE"/>
    <w:rsid w:val="00324481"/>
    <w:rsid w:val="003252FA"/>
    <w:rsid w:val="003259F0"/>
    <w:rsid w:val="00326265"/>
    <w:rsid w:val="0032683D"/>
    <w:rsid w:val="0032697E"/>
    <w:rsid w:val="00327A78"/>
    <w:rsid w:val="003301EF"/>
    <w:rsid w:val="0033111A"/>
    <w:rsid w:val="00333010"/>
    <w:rsid w:val="00333814"/>
    <w:rsid w:val="00333E29"/>
    <w:rsid w:val="00333FC7"/>
    <w:rsid w:val="00334077"/>
    <w:rsid w:val="0033427B"/>
    <w:rsid w:val="00334AC6"/>
    <w:rsid w:val="00334F18"/>
    <w:rsid w:val="00335361"/>
    <w:rsid w:val="00335B23"/>
    <w:rsid w:val="00336432"/>
    <w:rsid w:val="003364CC"/>
    <w:rsid w:val="00336CA3"/>
    <w:rsid w:val="003402C2"/>
    <w:rsid w:val="00340F77"/>
    <w:rsid w:val="003411B5"/>
    <w:rsid w:val="00341829"/>
    <w:rsid w:val="00342141"/>
    <w:rsid w:val="00342552"/>
    <w:rsid w:val="0034258A"/>
    <w:rsid w:val="00342A5A"/>
    <w:rsid w:val="00343B08"/>
    <w:rsid w:val="0034463A"/>
    <w:rsid w:val="00345480"/>
    <w:rsid w:val="00345F04"/>
    <w:rsid w:val="00346960"/>
    <w:rsid w:val="0034776A"/>
    <w:rsid w:val="00350ED2"/>
    <w:rsid w:val="00351B9D"/>
    <w:rsid w:val="00351D02"/>
    <w:rsid w:val="00351FF5"/>
    <w:rsid w:val="00352F9D"/>
    <w:rsid w:val="0035313B"/>
    <w:rsid w:val="0035327B"/>
    <w:rsid w:val="0035449B"/>
    <w:rsid w:val="003546B9"/>
    <w:rsid w:val="00355823"/>
    <w:rsid w:val="00356A12"/>
    <w:rsid w:val="003575B5"/>
    <w:rsid w:val="00357EF7"/>
    <w:rsid w:val="00357F7D"/>
    <w:rsid w:val="00360260"/>
    <w:rsid w:val="00360372"/>
    <w:rsid w:val="00360ACA"/>
    <w:rsid w:val="00361CA4"/>
    <w:rsid w:val="003629EE"/>
    <w:rsid w:val="00362D40"/>
    <w:rsid w:val="00362F9D"/>
    <w:rsid w:val="0036399E"/>
    <w:rsid w:val="00364603"/>
    <w:rsid w:val="0036503C"/>
    <w:rsid w:val="003659AC"/>
    <w:rsid w:val="00365FB8"/>
    <w:rsid w:val="0036624C"/>
    <w:rsid w:val="0036639A"/>
    <w:rsid w:val="003663EF"/>
    <w:rsid w:val="003666F7"/>
    <w:rsid w:val="003667DC"/>
    <w:rsid w:val="00367C6C"/>
    <w:rsid w:val="003710C2"/>
    <w:rsid w:val="00371571"/>
    <w:rsid w:val="00373CF5"/>
    <w:rsid w:val="00374667"/>
    <w:rsid w:val="00374F3E"/>
    <w:rsid w:val="003758A1"/>
    <w:rsid w:val="00375909"/>
    <w:rsid w:val="00376934"/>
    <w:rsid w:val="00376ED3"/>
    <w:rsid w:val="00377109"/>
    <w:rsid w:val="00380804"/>
    <w:rsid w:val="00380859"/>
    <w:rsid w:val="003812A9"/>
    <w:rsid w:val="00381EA0"/>
    <w:rsid w:val="0038376A"/>
    <w:rsid w:val="00383847"/>
    <w:rsid w:val="003841D3"/>
    <w:rsid w:val="003845CE"/>
    <w:rsid w:val="00385709"/>
    <w:rsid w:val="00385AA9"/>
    <w:rsid w:val="00385D32"/>
    <w:rsid w:val="0038684D"/>
    <w:rsid w:val="003870D5"/>
    <w:rsid w:val="003876EB"/>
    <w:rsid w:val="00390937"/>
    <w:rsid w:val="00392710"/>
    <w:rsid w:val="0039285B"/>
    <w:rsid w:val="0039300D"/>
    <w:rsid w:val="00394A6D"/>
    <w:rsid w:val="00394B48"/>
    <w:rsid w:val="00395137"/>
    <w:rsid w:val="003951B7"/>
    <w:rsid w:val="003952BF"/>
    <w:rsid w:val="0039593A"/>
    <w:rsid w:val="00396251"/>
    <w:rsid w:val="00396A2E"/>
    <w:rsid w:val="003A1691"/>
    <w:rsid w:val="003A28E9"/>
    <w:rsid w:val="003A2F8E"/>
    <w:rsid w:val="003A488D"/>
    <w:rsid w:val="003A4D07"/>
    <w:rsid w:val="003A4FCF"/>
    <w:rsid w:val="003A52B2"/>
    <w:rsid w:val="003A570A"/>
    <w:rsid w:val="003A722A"/>
    <w:rsid w:val="003A740E"/>
    <w:rsid w:val="003A74BA"/>
    <w:rsid w:val="003A7B00"/>
    <w:rsid w:val="003B090F"/>
    <w:rsid w:val="003B33F7"/>
    <w:rsid w:val="003B3830"/>
    <w:rsid w:val="003B488A"/>
    <w:rsid w:val="003B48C4"/>
    <w:rsid w:val="003B4BAD"/>
    <w:rsid w:val="003B4E00"/>
    <w:rsid w:val="003B5659"/>
    <w:rsid w:val="003B5D00"/>
    <w:rsid w:val="003B73E3"/>
    <w:rsid w:val="003B7F53"/>
    <w:rsid w:val="003C0308"/>
    <w:rsid w:val="003C0CB9"/>
    <w:rsid w:val="003C2147"/>
    <w:rsid w:val="003C3514"/>
    <w:rsid w:val="003C46BC"/>
    <w:rsid w:val="003C55C2"/>
    <w:rsid w:val="003C615C"/>
    <w:rsid w:val="003C63B1"/>
    <w:rsid w:val="003D00D0"/>
    <w:rsid w:val="003D1338"/>
    <w:rsid w:val="003D14BC"/>
    <w:rsid w:val="003D234C"/>
    <w:rsid w:val="003D3B11"/>
    <w:rsid w:val="003D437D"/>
    <w:rsid w:val="003D5517"/>
    <w:rsid w:val="003D5886"/>
    <w:rsid w:val="003D5A6A"/>
    <w:rsid w:val="003D616E"/>
    <w:rsid w:val="003D62C5"/>
    <w:rsid w:val="003E0101"/>
    <w:rsid w:val="003E02B1"/>
    <w:rsid w:val="003E1BEB"/>
    <w:rsid w:val="003E24A4"/>
    <w:rsid w:val="003E2899"/>
    <w:rsid w:val="003E44D4"/>
    <w:rsid w:val="003E4801"/>
    <w:rsid w:val="003E6017"/>
    <w:rsid w:val="003E6834"/>
    <w:rsid w:val="003E6B31"/>
    <w:rsid w:val="003E736C"/>
    <w:rsid w:val="003E76B9"/>
    <w:rsid w:val="003F2E8C"/>
    <w:rsid w:val="003F33B5"/>
    <w:rsid w:val="003F33F5"/>
    <w:rsid w:val="003F3BFA"/>
    <w:rsid w:val="003F473D"/>
    <w:rsid w:val="003F5016"/>
    <w:rsid w:val="003F5510"/>
    <w:rsid w:val="003F6B40"/>
    <w:rsid w:val="0040169A"/>
    <w:rsid w:val="00402475"/>
    <w:rsid w:val="0040364A"/>
    <w:rsid w:val="00404024"/>
    <w:rsid w:val="004047F7"/>
    <w:rsid w:val="00405616"/>
    <w:rsid w:val="00405DD4"/>
    <w:rsid w:val="0041065D"/>
    <w:rsid w:val="00410D63"/>
    <w:rsid w:val="00411614"/>
    <w:rsid w:val="00411BC0"/>
    <w:rsid w:val="00411DFF"/>
    <w:rsid w:val="00412766"/>
    <w:rsid w:val="004127B9"/>
    <w:rsid w:val="00413093"/>
    <w:rsid w:val="00413440"/>
    <w:rsid w:val="00413A00"/>
    <w:rsid w:val="00417ABE"/>
    <w:rsid w:val="00422173"/>
    <w:rsid w:val="0042226B"/>
    <w:rsid w:val="00422FC5"/>
    <w:rsid w:val="004248B9"/>
    <w:rsid w:val="0042588F"/>
    <w:rsid w:val="00426833"/>
    <w:rsid w:val="00426A59"/>
    <w:rsid w:val="00426EE4"/>
    <w:rsid w:val="00427371"/>
    <w:rsid w:val="00430537"/>
    <w:rsid w:val="004306E3"/>
    <w:rsid w:val="00430745"/>
    <w:rsid w:val="00430F5C"/>
    <w:rsid w:val="00431C7D"/>
    <w:rsid w:val="004322AB"/>
    <w:rsid w:val="004322EB"/>
    <w:rsid w:val="00432587"/>
    <w:rsid w:val="00432B11"/>
    <w:rsid w:val="00433C2A"/>
    <w:rsid w:val="00433E4D"/>
    <w:rsid w:val="00434100"/>
    <w:rsid w:val="00434A26"/>
    <w:rsid w:val="0043579F"/>
    <w:rsid w:val="00435A1C"/>
    <w:rsid w:val="00435D01"/>
    <w:rsid w:val="00435E78"/>
    <w:rsid w:val="00436ED7"/>
    <w:rsid w:val="00437656"/>
    <w:rsid w:val="004417E0"/>
    <w:rsid w:val="0044185E"/>
    <w:rsid w:val="004425B4"/>
    <w:rsid w:val="00442E32"/>
    <w:rsid w:val="0044378B"/>
    <w:rsid w:val="004441BC"/>
    <w:rsid w:val="00444320"/>
    <w:rsid w:val="004445D4"/>
    <w:rsid w:val="00445345"/>
    <w:rsid w:val="0044578B"/>
    <w:rsid w:val="00445EE5"/>
    <w:rsid w:val="0044656B"/>
    <w:rsid w:val="00446C1B"/>
    <w:rsid w:val="00446E2F"/>
    <w:rsid w:val="00446EFF"/>
    <w:rsid w:val="00450338"/>
    <w:rsid w:val="0045085A"/>
    <w:rsid w:val="004509EE"/>
    <w:rsid w:val="00450FEB"/>
    <w:rsid w:val="004524EC"/>
    <w:rsid w:val="00452953"/>
    <w:rsid w:val="004532D7"/>
    <w:rsid w:val="00453529"/>
    <w:rsid w:val="0045517A"/>
    <w:rsid w:val="004551E7"/>
    <w:rsid w:val="00455783"/>
    <w:rsid w:val="00455E91"/>
    <w:rsid w:val="004571F4"/>
    <w:rsid w:val="00457395"/>
    <w:rsid w:val="0045772A"/>
    <w:rsid w:val="004612EE"/>
    <w:rsid w:val="0046136D"/>
    <w:rsid w:val="00461800"/>
    <w:rsid w:val="00462E5C"/>
    <w:rsid w:val="0046500E"/>
    <w:rsid w:val="00465270"/>
    <w:rsid w:val="00465338"/>
    <w:rsid w:val="004655F8"/>
    <w:rsid w:val="0046656D"/>
    <w:rsid w:val="00466B28"/>
    <w:rsid w:val="00467C4A"/>
    <w:rsid w:val="00470652"/>
    <w:rsid w:val="00470908"/>
    <w:rsid w:val="00472342"/>
    <w:rsid w:val="004729C6"/>
    <w:rsid w:val="00472A74"/>
    <w:rsid w:val="004744E4"/>
    <w:rsid w:val="004745AD"/>
    <w:rsid w:val="0047646A"/>
    <w:rsid w:val="004771ED"/>
    <w:rsid w:val="00482D45"/>
    <w:rsid w:val="00482F2C"/>
    <w:rsid w:val="004848B6"/>
    <w:rsid w:val="00485101"/>
    <w:rsid w:val="004857BB"/>
    <w:rsid w:val="00485ADB"/>
    <w:rsid w:val="004873F2"/>
    <w:rsid w:val="004910B6"/>
    <w:rsid w:val="0049151F"/>
    <w:rsid w:val="004921BC"/>
    <w:rsid w:val="00493F2B"/>
    <w:rsid w:val="004944EF"/>
    <w:rsid w:val="00494860"/>
    <w:rsid w:val="0049497C"/>
    <w:rsid w:val="00496CE3"/>
    <w:rsid w:val="00497676"/>
    <w:rsid w:val="004A0471"/>
    <w:rsid w:val="004A0A97"/>
    <w:rsid w:val="004A1B0B"/>
    <w:rsid w:val="004A1D1C"/>
    <w:rsid w:val="004A2DAB"/>
    <w:rsid w:val="004A3188"/>
    <w:rsid w:val="004A3CB8"/>
    <w:rsid w:val="004A419A"/>
    <w:rsid w:val="004A4C9B"/>
    <w:rsid w:val="004A6E15"/>
    <w:rsid w:val="004A7096"/>
    <w:rsid w:val="004A713D"/>
    <w:rsid w:val="004B02A2"/>
    <w:rsid w:val="004B0E13"/>
    <w:rsid w:val="004B107B"/>
    <w:rsid w:val="004B21FC"/>
    <w:rsid w:val="004B220C"/>
    <w:rsid w:val="004B243E"/>
    <w:rsid w:val="004B2704"/>
    <w:rsid w:val="004B278B"/>
    <w:rsid w:val="004B2EB4"/>
    <w:rsid w:val="004B2FF4"/>
    <w:rsid w:val="004B32EF"/>
    <w:rsid w:val="004B3E58"/>
    <w:rsid w:val="004B3FEE"/>
    <w:rsid w:val="004B4F9B"/>
    <w:rsid w:val="004B5B93"/>
    <w:rsid w:val="004B60FF"/>
    <w:rsid w:val="004B628D"/>
    <w:rsid w:val="004B6A92"/>
    <w:rsid w:val="004B744C"/>
    <w:rsid w:val="004B760B"/>
    <w:rsid w:val="004C095C"/>
    <w:rsid w:val="004C146F"/>
    <w:rsid w:val="004C154F"/>
    <w:rsid w:val="004C1B32"/>
    <w:rsid w:val="004C2492"/>
    <w:rsid w:val="004C26E1"/>
    <w:rsid w:val="004C3900"/>
    <w:rsid w:val="004C3C5E"/>
    <w:rsid w:val="004C4503"/>
    <w:rsid w:val="004C4AA0"/>
    <w:rsid w:val="004C4D32"/>
    <w:rsid w:val="004C728C"/>
    <w:rsid w:val="004C7320"/>
    <w:rsid w:val="004D00A5"/>
    <w:rsid w:val="004D10EC"/>
    <w:rsid w:val="004D122C"/>
    <w:rsid w:val="004D1A47"/>
    <w:rsid w:val="004D1B3B"/>
    <w:rsid w:val="004D2636"/>
    <w:rsid w:val="004D2990"/>
    <w:rsid w:val="004D3503"/>
    <w:rsid w:val="004D37CC"/>
    <w:rsid w:val="004D3EB2"/>
    <w:rsid w:val="004D48D9"/>
    <w:rsid w:val="004D4C19"/>
    <w:rsid w:val="004D4F7A"/>
    <w:rsid w:val="004D4FAC"/>
    <w:rsid w:val="004D5640"/>
    <w:rsid w:val="004D7758"/>
    <w:rsid w:val="004D7CBD"/>
    <w:rsid w:val="004E01FF"/>
    <w:rsid w:val="004E0320"/>
    <w:rsid w:val="004E052A"/>
    <w:rsid w:val="004E0E54"/>
    <w:rsid w:val="004E1220"/>
    <w:rsid w:val="004E2A38"/>
    <w:rsid w:val="004E39B2"/>
    <w:rsid w:val="004E3A84"/>
    <w:rsid w:val="004E3C3D"/>
    <w:rsid w:val="004E417E"/>
    <w:rsid w:val="004E5814"/>
    <w:rsid w:val="004F0C6D"/>
    <w:rsid w:val="004F0CC7"/>
    <w:rsid w:val="004F1ADF"/>
    <w:rsid w:val="004F2761"/>
    <w:rsid w:val="004F48AB"/>
    <w:rsid w:val="004F5AA6"/>
    <w:rsid w:val="004F5AEC"/>
    <w:rsid w:val="004F63D6"/>
    <w:rsid w:val="004F6931"/>
    <w:rsid w:val="004F71AC"/>
    <w:rsid w:val="004F7A91"/>
    <w:rsid w:val="004F7ACF"/>
    <w:rsid w:val="005018D9"/>
    <w:rsid w:val="00502516"/>
    <w:rsid w:val="00503418"/>
    <w:rsid w:val="00503CE6"/>
    <w:rsid w:val="00504342"/>
    <w:rsid w:val="005043DC"/>
    <w:rsid w:val="00504737"/>
    <w:rsid w:val="00504DFB"/>
    <w:rsid w:val="00505109"/>
    <w:rsid w:val="005060BC"/>
    <w:rsid w:val="00507409"/>
    <w:rsid w:val="0050766D"/>
    <w:rsid w:val="00507FF5"/>
    <w:rsid w:val="00513081"/>
    <w:rsid w:val="0051359B"/>
    <w:rsid w:val="005145F9"/>
    <w:rsid w:val="005151EC"/>
    <w:rsid w:val="0051596B"/>
    <w:rsid w:val="00516F94"/>
    <w:rsid w:val="0051704C"/>
    <w:rsid w:val="005179E3"/>
    <w:rsid w:val="00521AAB"/>
    <w:rsid w:val="005261F9"/>
    <w:rsid w:val="00527198"/>
    <w:rsid w:val="005278B1"/>
    <w:rsid w:val="00527B39"/>
    <w:rsid w:val="00527BBE"/>
    <w:rsid w:val="00527F58"/>
    <w:rsid w:val="005304EE"/>
    <w:rsid w:val="005335E1"/>
    <w:rsid w:val="00535345"/>
    <w:rsid w:val="0053743E"/>
    <w:rsid w:val="0054132F"/>
    <w:rsid w:val="00542222"/>
    <w:rsid w:val="00542CE6"/>
    <w:rsid w:val="00544536"/>
    <w:rsid w:val="00546889"/>
    <w:rsid w:val="00546E99"/>
    <w:rsid w:val="00547354"/>
    <w:rsid w:val="00547434"/>
    <w:rsid w:val="00551809"/>
    <w:rsid w:val="00551F04"/>
    <w:rsid w:val="0055258D"/>
    <w:rsid w:val="00552833"/>
    <w:rsid w:val="00552FB4"/>
    <w:rsid w:val="005538D6"/>
    <w:rsid w:val="005551BE"/>
    <w:rsid w:val="00556509"/>
    <w:rsid w:val="00557889"/>
    <w:rsid w:val="005610AF"/>
    <w:rsid w:val="00561977"/>
    <w:rsid w:val="00561A60"/>
    <w:rsid w:val="005625F5"/>
    <w:rsid w:val="005629A0"/>
    <w:rsid w:val="00563D51"/>
    <w:rsid w:val="005640EA"/>
    <w:rsid w:val="00565356"/>
    <w:rsid w:val="005653A5"/>
    <w:rsid w:val="005675A0"/>
    <w:rsid w:val="005677B5"/>
    <w:rsid w:val="00567EDE"/>
    <w:rsid w:val="00570A7B"/>
    <w:rsid w:val="00571068"/>
    <w:rsid w:val="00571FF6"/>
    <w:rsid w:val="00572BB3"/>
    <w:rsid w:val="00574252"/>
    <w:rsid w:val="00574C77"/>
    <w:rsid w:val="005753FC"/>
    <w:rsid w:val="00576054"/>
    <w:rsid w:val="00576BE1"/>
    <w:rsid w:val="00577372"/>
    <w:rsid w:val="0057795F"/>
    <w:rsid w:val="00577A20"/>
    <w:rsid w:val="005806C8"/>
    <w:rsid w:val="00581037"/>
    <w:rsid w:val="005816D3"/>
    <w:rsid w:val="005817F8"/>
    <w:rsid w:val="00581D56"/>
    <w:rsid w:val="0058210D"/>
    <w:rsid w:val="00583210"/>
    <w:rsid w:val="0058379F"/>
    <w:rsid w:val="00583BF6"/>
    <w:rsid w:val="00585ECC"/>
    <w:rsid w:val="0058648F"/>
    <w:rsid w:val="00586BD0"/>
    <w:rsid w:val="0058718B"/>
    <w:rsid w:val="005871E2"/>
    <w:rsid w:val="00590096"/>
    <w:rsid w:val="0059017D"/>
    <w:rsid w:val="00590F66"/>
    <w:rsid w:val="00591847"/>
    <w:rsid w:val="00591B64"/>
    <w:rsid w:val="005928A8"/>
    <w:rsid w:val="00594312"/>
    <w:rsid w:val="00595E2C"/>
    <w:rsid w:val="0059651E"/>
    <w:rsid w:val="00596B19"/>
    <w:rsid w:val="0059795E"/>
    <w:rsid w:val="005A0CED"/>
    <w:rsid w:val="005A267F"/>
    <w:rsid w:val="005A27E7"/>
    <w:rsid w:val="005A2A17"/>
    <w:rsid w:val="005A3EBD"/>
    <w:rsid w:val="005A5278"/>
    <w:rsid w:val="005A6375"/>
    <w:rsid w:val="005A71DB"/>
    <w:rsid w:val="005A7C72"/>
    <w:rsid w:val="005B013C"/>
    <w:rsid w:val="005B0541"/>
    <w:rsid w:val="005B2DB0"/>
    <w:rsid w:val="005B36F9"/>
    <w:rsid w:val="005B3AC7"/>
    <w:rsid w:val="005B4315"/>
    <w:rsid w:val="005B467A"/>
    <w:rsid w:val="005B4AEE"/>
    <w:rsid w:val="005B5630"/>
    <w:rsid w:val="005B5A64"/>
    <w:rsid w:val="005B7FE1"/>
    <w:rsid w:val="005C0B5B"/>
    <w:rsid w:val="005C2B59"/>
    <w:rsid w:val="005C3CFD"/>
    <w:rsid w:val="005C4FB0"/>
    <w:rsid w:val="005C5EC0"/>
    <w:rsid w:val="005C6691"/>
    <w:rsid w:val="005C6A4D"/>
    <w:rsid w:val="005C7459"/>
    <w:rsid w:val="005C7AAF"/>
    <w:rsid w:val="005D0E9B"/>
    <w:rsid w:val="005D1B57"/>
    <w:rsid w:val="005D388D"/>
    <w:rsid w:val="005D3AE6"/>
    <w:rsid w:val="005D46FF"/>
    <w:rsid w:val="005D7004"/>
    <w:rsid w:val="005D734F"/>
    <w:rsid w:val="005D7DDE"/>
    <w:rsid w:val="005E0179"/>
    <w:rsid w:val="005E1D12"/>
    <w:rsid w:val="005E2D76"/>
    <w:rsid w:val="005E2DEF"/>
    <w:rsid w:val="005E35A7"/>
    <w:rsid w:val="005E3C12"/>
    <w:rsid w:val="005E5714"/>
    <w:rsid w:val="005E5892"/>
    <w:rsid w:val="005E59F1"/>
    <w:rsid w:val="005E5AA7"/>
    <w:rsid w:val="005E6FF8"/>
    <w:rsid w:val="005E7650"/>
    <w:rsid w:val="005E7CD1"/>
    <w:rsid w:val="005F01CB"/>
    <w:rsid w:val="005F03AF"/>
    <w:rsid w:val="005F0983"/>
    <w:rsid w:val="005F0B72"/>
    <w:rsid w:val="005F199E"/>
    <w:rsid w:val="005F3431"/>
    <w:rsid w:val="005F3DC8"/>
    <w:rsid w:val="005F45B2"/>
    <w:rsid w:val="005F4A40"/>
    <w:rsid w:val="005F4EC7"/>
    <w:rsid w:val="005F595B"/>
    <w:rsid w:val="005F5CEF"/>
    <w:rsid w:val="0060022E"/>
    <w:rsid w:val="00600416"/>
    <w:rsid w:val="00601446"/>
    <w:rsid w:val="006016B1"/>
    <w:rsid w:val="00601852"/>
    <w:rsid w:val="006045F8"/>
    <w:rsid w:val="0060559B"/>
    <w:rsid w:val="00607799"/>
    <w:rsid w:val="006078E0"/>
    <w:rsid w:val="00610102"/>
    <w:rsid w:val="0061133D"/>
    <w:rsid w:val="0061174A"/>
    <w:rsid w:val="0061190E"/>
    <w:rsid w:val="00611EA0"/>
    <w:rsid w:val="006126AA"/>
    <w:rsid w:val="00612FAA"/>
    <w:rsid w:val="006138BE"/>
    <w:rsid w:val="00614B7D"/>
    <w:rsid w:val="00614EB6"/>
    <w:rsid w:val="00615A8D"/>
    <w:rsid w:val="00622CEC"/>
    <w:rsid w:val="0062381D"/>
    <w:rsid w:val="0062385C"/>
    <w:rsid w:val="0062396A"/>
    <w:rsid w:val="00624712"/>
    <w:rsid w:val="00625ACC"/>
    <w:rsid w:val="00625F17"/>
    <w:rsid w:val="0062675F"/>
    <w:rsid w:val="0062784D"/>
    <w:rsid w:val="00631444"/>
    <w:rsid w:val="00631489"/>
    <w:rsid w:val="00631743"/>
    <w:rsid w:val="0063244D"/>
    <w:rsid w:val="006326C0"/>
    <w:rsid w:val="00632B10"/>
    <w:rsid w:val="00634647"/>
    <w:rsid w:val="006355A2"/>
    <w:rsid w:val="0063587D"/>
    <w:rsid w:val="00635D93"/>
    <w:rsid w:val="006365DF"/>
    <w:rsid w:val="006366FF"/>
    <w:rsid w:val="00636A0F"/>
    <w:rsid w:val="00636E77"/>
    <w:rsid w:val="00640E6C"/>
    <w:rsid w:val="006417F7"/>
    <w:rsid w:val="00641E8E"/>
    <w:rsid w:val="006420C8"/>
    <w:rsid w:val="00642F1C"/>
    <w:rsid w:val="006446C9"/>
    <w:rsid w:val="00645445"/>
    <w:rsid w:val="00645B4A"/>
    <w:rsid w:val="0065012E"/>
    <w:rsid w:val="0065131A"/>
    <w:rsid w:val="0065144A"/>
    <w:rsid w:val="006517D8"/>
    <w:rsid w:val="00651803"/>
    <w:rsid w:val="00651CA3"/>
    <w:rsid w:val="00653D71"/>
    <w:rsid w:val="00654AB3"/>
    <w:rsid w:val="00656025"/>
    <w:rsid w:val="0065642B"/>
    <w:rsid w:val="00660593"/>
    <w:rsid w:val="00660DFB"/>
    <w:rsid w:val="006621B8"/>
    <w:rsid w:val="006621BF"/>
    <w:rsid w:val="00662497"/>
    <w:rsid w:val="00662CE1"/>
    <w:rsid w:val="00664252"/>
    <w:rsid w:val="00665DFD"/>
    <w:rsid w:val="0066699D"/>
    <w:rsid w:val="00666A0D"/>
    <w:rsid w:val="00666B9A"/>
    <w:rsid w:val="006711E8"/>
    <w:rsid w:val="0067163D"/>
    <w:rsid w:val="00672FEE"/>
    <w:rsid w:val="00674528"/>
    <w:rsid w:val="006751D3"/>
    <w:rsid w:val="00675B05"/>
    <w:rsid w:val="0067693A"/>
    <w:rsid w:val="00677467"/>
    <w:rsid w:val="0068094D"/>
    <w:rsid w:val="0068134A"/>
    <w:rsid w:val="00681857"/>
    <w:rsid w:val="00681B75"/>
    <w:rsid w:val="00682057"/>
    <w:rsid w:val="00682373"/>
    <w:rsid w:val="00684134"/>
    <w:rsid w:val="006851AD"/>
    <w:rsid w:val="0068706D"/>
    <w:rsid w:val="00692DDF"/>
    <w:rsid w:val="00694937"/>
    <w:rsid w:val="006949FF"/>
    <w:rsid w:val="00695000"/>
    <w:rsid w:val="00695095"/>
    <w:rsid w:val="00695697"/>
    <w:rsid w:val="0069636D"/>
    <w:rsid w:val="006A0606"/>
    <w:rsid w:val="006A0E6B"/>
    <w:rsid w:val="006A1568"/>
    <w:rsid w:val="006A1C84"/>
    <w:rsid w:val="006A3505"/>
    <w:rsid w:val="006A36E3"/>
    <w:rsid w:val="006A3A26"/>
    <w:rsid w:val="006A4CE0"/>
    <w:rsid w:val="006A4E74"/>
    <w:rsid w:val="006A50A8"/>
    <w:rsid w:val="006A53B9"/>
    <w:rsid w:val="006A68E3"/>
    <w:rsid w:val="006A787C"/>
    <w:rsid w:val="006A7D9D"/>
    <w:rsid w:val="006B0235"/>
    <w:rsid w:val="006B0693"/>
    <w:rsid w:val="006B1F57"/>
    <w:rsid w:val="006B2184"/>
    <w:rsid w:val="006B2616"/>
    <w:rsid w:val="006B37E7"/>
    <w:rsid w:val="006B39F0"/>
    <w:rsid w:val="006B3FF0"/>
    <w:rsid w:val="006B50B5"/>
    <w:rsid w:val="006B5947"/>
    <w:rsid w:val="006B6E6C"/>
    <w:rsid w:val="006B705A"/>
    <w:rsid w:val="006B7596"/>
    <w:rsid w:val="006B7C4A"/>
    <w:rsid w:val="006B7F9D"/>
    <w:rsid w:val="006C0486"/>
    <w:rsid w:val="006C1291"/>
    <w:rsid w:val="006C138D"/>
    <w:rsid w:val="006C296F"/>
    <w:rsid w:val="006C2D02"/>
    <w:rsid w:val="006C3E48"/>
    <w:rsid w:val="006C4AB7"/>
    <w:rsid w:val="006C7CF5"/>
    <w:rsid w:val="006D0BE5"/>
    <w:rsid w:val="006D1A03"/>
    <w:rsid w:val="006D325E"/>
    <w:rsid w:val="006D3724"/>
    <w:rsid w:val="006D4981"/>
    <w:rsid w:val="006D62B6"/>
    <w:rsid w:val="006D6DAB"/>
    <w:rsid w:val="006D6E04"/>
    <w:rsid w:val="006D7E6A"/>
    <w:rsid w:val="006E098D"/>
    <w:rsid w:val="006E0CB7"/>
    <w:rsid w:val="006E1206"/>
    <w:rsid w:val="006E1917"/>
    <w:rsid w:val="006E2513"/>
    <w:rsid w:val="006E2A5F"/>
    <w:rsid w:val="006E33A1"/>
    <w:rsid w:val="006E38BA"/>
    <w:rsid w:val="006E43EF"/>
    <w:rsid w:val="006E4EDA"/>
    <w:rsid w:val="006E50AC"/>
    <w:rsid w:val="006E761A"/>
    <w:rsid w:val="006F00C1"/>
    <w:rsid w:val="006F012C"/>
    <w:rsid w:val="006F0230"/>
    <w:rsid w:val="006F0D62"/>
    <w:rsid w:val="006F1923"/>
    <w:rsid w:val="006F1A8C"/>
    <w:rsid w:val="006F22DD"/>
    <w:rsid w:val="006F23FE"/>
    <w:rsid w:val="006F2749"/>
    <w:rsid w:val="006F29BC"/>
    <w:rsid w:val="006F3299"/>
    <w:rsid w:val="006F359F"/>
    <w:rsid w:val="006F3C2E"/>
    <w:rsid w:val="006F3F58"/>
    <w:rsid w:val="006F3F77"/>
    <w:rsid w:val="006F4887"/>
    <w:rsid w:val="006F4E00"/>
    <w:rsid w:val="006F5091"/>
    <w:rsid w:val="006F54D5"/>
    <w:rsid w:val="006F5609"/>
    <w:rsid w:val="006F6A7B"/>
    <w:rsid w:val="006F6ECD"/>
    <w:rsid w:val="006F7018"/>
    <w:rsid w:val="006F74A6"/>
    <w:rsid w:val="006F78E5"/>
    <w:rsid w:val="006F7943"/>
    <w:rsid w:val="00700342"/>
    <w:rsid w:val="007004F4"/>
    <w:rsid w:val="00701EF6"/>
    <w:rsid w:val="007020C9"/>
    <w:rsid w:val="007028C0"/>
    <w:rsid w:val="00702B48"/>
    <w:rsid w:val="00703DC2"/>
    <w:rsid w:val="00703E78"/>
    <w:rsid w:val="007040D9"/>
    <w:rsid w:val="007050E5"/>
    <w:rsid w:val="00706A66"/>
    <w:rsid w:val="00706DEE"/>
    <w:rsid w:val="00707F2A"/>
    <w:rsid w:val="00710329"/>
    <w:rsid w:val="007104B2"/>
    <w:rsid w:val="007113A4"/>
    <w:rsid w:val="00711671"/>
    <w:rsid w:val="00711965"/>
    <w:rsid w:val="00712349"/>
    <w:rsid w:val="00712374"/>
    <w:rsid w:val="00712A5B"/>
    <w:rsid w:val="00712AC8"/>
    <w:rsid w:val="007137F7"/>
    <w:rsid w:val="00713B1D"/>
    <w:rsid w:val="00713EAA"/>
    <w:rsid w:val="0071597C"/>
    <w:rsid w:val="00716FB8"/>
    <w:rsid w:val="0071799A"/>
    <w:rsid w:val="00717C0F"/>
    <w:rsid w:val="00717F09"/>
    <w:rsid w:val="007209DE"/>
    <w:rsid w:val="00720A2E"/>
    <w:rsid w:val="00721385"/>
    <w:rsid w:val="00722670"/>
    <w:rsid w:val="00722745"/>
    <w:rsid w:val="00723EB6"/>
    <w:rsid w:val="0072461A"/>
    <w:rsid w:val="0072466C"/>
    <w:rsid w:val="0072550F"/>
    <w:rsid w:val="007265C9"/>
    <w:rsid w:val="0073170B"/>
    <w:rsid w:val="0073195D"/>
    <w:rsid w:val="00731E10"/>
    <w:rsid w:val="00732E5E"/>
    <w:rsid w:val="00732EE0"/>
    <w:rsid w:val="0073300B"/>
    <w:rsid w:val="0073421A"/>
    <w:rsid w:val="00734F98"/>
    <w:rsid w:val="00735C6E"/>
    <w:rsid w:val="00735EA4"/>
    <w:rsid w:val="00736B19"/>
    <w:rsid w:val="00736DC3"/>
    <w:rsid w:val="00737268"/>
    <w:rsid w:val="0073781A"/>
    <w:rsid w:val="00740143"/>
    <w:rsid w:val="007404CE"/>
    <w:rsid w:val="0074085C"/>
    <w:rsid w:val="00741509"/>
    <w:rsid w:val="00741934"/>
    <w:rsid w:val="00742122"/>
    <w:rsid w:val="00742212"/>
    <w:rsid w:val="00742C22"/>
    <w:rsid w:val="00743583"/>
    <w:rsid w:val="00743C52"/>
    <w:rsid w:val="00744632"/>
    <w:rsid w:val="00745541"/>
    <w:rsid w:val="0074556D"/>
    <w:rsid w:val="00745DA6"/>
    <w:rsid w:val="00745FAA"/>
    <w:rsid w:val="00746583"/>
    <w:rsid w:val="00746D83"/>
    <w:rsid w:val="007477D3"/>
    <w:rsid w:val="00747DF3"/>
    <w:rsid w:val="0075022B"/>
    <w:rsid w:val="007514A8"/>
    <w:rsid w:val="0075254E"/>
    <w:rsid w:val="0075316F"/>
    <w:rsid w:val="007531D7"/>
    <w:rsid w:val="00753760"/>
    <w:rsid w:val="00753BC9"/>
    <w:rsid w:val="00753C84"/>
    <w:rsid w:val="00754988"/>
    <w:rsid w:val="0075676A"/>
    <w:rsid w:val="00757170"/>
    <w:rsid w:val="007575B6"/>
    <w:rsid w:val="00760694"/>
    <w:rsid w:val="00761B4A"/>
    <w:rsid w:val="00763088"/>
    <w:rsid w:val="0076327E"/>
    <w:rsid w:val="0076358C"/>
    <w:rsid w:val="0076486A"/>
    <w:rsid w:val="007701C3"/>
    <w:rsid w:val="007708F0"/>
    <w:rsid w:val="00770A61"/>
    <w:rsid w:val="00770F1F"/>
    <w:rsid w:val="00772305"/>
    <w:rsid w:val="00772554"/>
    <w:rsid w:val="00772749"/>
    <w:rsid w:val="007728D7"/>
    <w:rsid w:val="007730AC"/>
    <w:rsid w:val="0077336A"/>
    <w:rsid w:val="00773DE1"/>
    <w:rsid w:val="00774571"/>
    <w:rsid w:val="007749BE"/>
    <w:rsid w:val="00774F13"/>
    <w:rsid w:val="007765B7"/>
    <w:rsid w:val="00776916"/>
    <w:rsid w:val="00776DF1"/>
    <w:rsid w:val="007770A4"/>
    <w:rsid w:val="007778E3"/>
    <w:rsid w:val="0078052C"/>
    <w:rsid w:val="00780791"/>
    <w:rsid w:val="007808BC"/>
    <w:rsid w:val="00780F84"/>
    <w:rsid w:val="00782087"/>
    <w:rsid w:val="00782566"/>
    <w:rsid w:val="0078390D"/>
    <w:rsid w:val="00783A6A"/>
    <w:rsid w:val="00783ABA"/>
    <w:rsid w:val="00783BAC"/>
    <w:rsid w:val="00783EAF"/>
    <w:rsid w:val="0078431B"/>
    <w:rsid w:val="007847B3"/>
    <w:rsid w:val="00786088"/>
    <w:rsid w:val="00786282"/>
    <w:rsid w:val="00787B77"/>
    <w:rsid w:val="00787E33"/>
    <w:rsid w:val="00790467"/>
    <w:rsid w:val="007907C0"/>
    <w:rsid w:val="00792224"/>
    <w:rsid w:val="007926BF"/>
    <w:rsid w:val="007935F0"/>
    <w:rsid w:val="00794650"/>
    <w:rsid w:val="00796838"/>
    <w:rsid w:val="00796D16"/>
    <w:rsid w:val="00797F7D"/>
    <w:rsid w:val="007A3182"/>
    <w:rsid w:val="007A6116"/>
    <w:rsid w:val="007A6A86"/>
    <w:rsid w:val="007B0F3D"/>
    <w:rsid w:val="007B1292"/>
    <w:rsid w:val="007B1655"/>
    <w:rsid w:val="007B1C69"/>
    <w:rsid w:val="007B5150"/>
    <w:rsid w:val="007B51CE"/>
    <w:rsid w:val="007B6A94"/>
    <w:rsid w:val="007B6EFB"/>
    <w:rsid w:val="007C0337"/>
    <w:rsid w:val="007C0C9E"/>
    <w:rsid w:val="007C1597"/>
    <w:rsid w:val="007C2C34"/>
    <w:rsid w:val="007C31C7"/>
    <w:rsid w:val="007C3D13"/>
    <w:rsid w:val="007C3F6D"/>
    <w:rsid w:val="007C4B7D"/>
    <w:rsid w:val="007C5931"/>
    <w:rsid w:val="007C5E8E"/>
    <w:rsid w:val="007C6ADF"/>
    <w:rsid w:val="007C708F"/>
    <w:rsid w:val="007C732A"/>
    <w:rsid w:val="007D03A6"/>
    <w:rsid w:val="007D1232"/>
    <w:rsid w:val="007D2591"/>
    <w:rsid w:val="007D2CB7"/>
    <w:rsid w:val="007D3B89"/>
    <w:rsid w:val="007D46E7"/>
    <w:rsid w:val="007D5272"/>
    <w:rsid w:val="007D5FFA"/>
    <w:rsid w:val="007D618A"/>
    <w:rsid w:val="007D78E6"/>
    <w:rsid w:val="007E05C4"/>
    <w:rsid w:val="007E074C"/>
    <w:rsid w:val="007E08AF"/>
    <w:rsid w:val="007E1BC5"/>
    <w:rsid w:val="007E3862"/>
    <w:rsid w:val="007E3B03"/>
    <w:rsid w:val="007E4B70"/>
    <w:rsid w:val="007E4CFD"/>
    <w:rsid w:val="007E5036"/>
    <w:rsid w:val="007E5562"/>
    <w:rsid w:val="007E566C"/>
    <w:rsid w:val="007E6116"/>
    <w:rsid w:val="007E6927"/>
    <w:rsid w:val="007E6DB6"/>
    <w:rsid w:val="007F1D95"/>
    <w:rsid w:val="007F48BB"/>
    <w:rsid w:val="007F5EE3"/>
    <w:rsid w:val="007F77F5"/>
    <w:rsid w:val="008001FC"/>
    <w:rsid w:val="00800549"/>
    <w:rsid w:val="008007A3"/>
    <w:rsid w:val="00800A18"/>
    <w:rsid w:val="00801ADA"/>
    <w:rsid w:val="00801B4C"/>
    <w:rsid w:val="008025D9"/>
    <w:rsid w:val="00805C9A"/>
    <w:rsid w:val="0080711E"/>
    <w:rsid w:val="00807331"/>
    <w:rsid w:val="00807D81"/>
    <w:rsid w:val="00810D81"/>
    <w:rsid w:val="00811165"/>
    <w:rsid w:val="00811AC1"/>
    <w:rsid w:val="0081328B"/>
    <w:rsid w:val="00813AC4"/>
    <w:rsid w:val="00814980"/>
    <w:rsid w:val="00814C4D"/>
    <w:rsid w:val="0081531C"/>
    <w:rsid w:val="00816B4B"/>
    <w:rsid w:val="00816C56"/>
    <w:rsid w:val="00816DEA"/>
    <w:rsid w:val="00820E55"/>
    <w:rsid w:val="0082132F"/>
    <w:rsid w:val="0082169F"/>
    <w:rsid w:val="00822205"/>
    <w:rsid w:val="00822F87"/>
    <w:rsid w:val="008248AB"/>
    <w:rsid w:val="00825750"/>
    <w:rsid w:val="00826971"/>
    <w:rsid w:val="00826EB9"/>
    <w:rsid w:val="00827DFC"/>
    <w:rsid w:val="0083051F"/>
    <w:rsid w:val="00831614"/>
    <w:rsid w:val="0083191F"/>
    <w:rsid w:val="00831AFB"/>
    <w:rsid w:val="00831C98"/>
    <w:rsid w:val="008323BF"/>
    <w:rsid w:val="008357A4"/>
    <w:rsid w:val="00837091"/>
    <w:rsid w:val="0084080E"/>
    <w:rsid w:val="00841E45"/>
    <w:rsid w:val="008426AB"/>
    <w:rsid w:val="00843569"/>
    <w:rsid w:val="00843CD6"/>
    <w:rsid w:val="008441EB"/>
    <w:rsid w:val="00844881"/>
    <w:rsid w:val="00845143"/>
    <w:rsid w:val="00846102"/>
    <w:rsid w:val="00847CDB"/>
    <w:rsid w:val="008511B5"/>
    <w:rsid w:val="008524E6"/>
    <w:rsid w:val="0085278B"/>
    <w:rsid w:val="008531BB"/>
    <w:rsid w:val="0085331E"/>
    <w:rsid w:val="00853386"/>
    <w:rsid w:val="0085391A"/>
    <w:rsid w:val="00853A44"/>
    <w:rsid w:val="00853F70"/>
    <w:rsid w:val="0085614A"/>
    <w:rsid w:val="00856256"/>
    <w:rsid w:val="00856712"/>
    <w:rsid w:val="00856B16"/>
    <w:rsid w:val="00856DC2"/>
    <w:rsid w:val="00856FAF"/>
    <w:rsid w:val="008570D1"/>
    <w:rsid w:val="00860FB9"/>
    <w:rsid w:val="0086154B"/>
    <w:rsid w:val="00862178"/>
    <w:rsid w:val="008621CA"/>
    <w:rsid w:val="00863E3C"/>
    <w:rsid w:val="008649EE"/>
    <w:rsid w:val="00864BE5"/>
    <w:rsid w:val="008658B3"/>
    <w:rsid w:val="008662AE"/>
    <w:rsid w:val="008664FC"/>
    <w:rsid w:val="00866B93"/>
    <w:rsid w:val="008678EB"/>
    <w:rsid w:val="00867B07"/>
    <w:rsid w:val="00867FC7"/>
    <w:rsid w:val="008714C5"/>
    <w:rsid w:val="0087164D"/>
    <w:rsid w:val="0087401A"/>
    <w:rsid w:val="00874372"/>
    <w:rsid w:val="00875066"/>
    <w:rsid w:val="008752B2"/>
    <w:rsid w:val="00875DB2"/>
    <w:rsid w:val="008761FB"/>
    <w:rsid w:val="00876909"/>
    <w:rsid w:val="00877001"/>
    <w:rsid w:val="00877DCB"/>
    <w:rsid w:val="008800F0"/>
    <w:rsid w:val="00880ACD"/>
    <w:rsid w:val="008811C3"/>
    <w:rsid w:val="00881342"/>
    <w:rsid w:val="008824C4"/>
    <w:rsid w:val="008831F3"/>
    <w:rsid w:val="008839C8"/>
    <w:rsid w:val="00883A5A"/>
    <w:rsid w:val="00883A77"/>
    <w:rsid w:val="00883F8B"/>
    <w:rsid w:val="00884055"/>
    <w:rsid w:val="00885565"/>
    <w:rsid w:val="00885DC0"/>
    <w:rsid w:val="00887A1D"/>
    <w:rsid w:val="0089030F"/>
    <w:rsid w:val="008912A3"/>
    <w:rsid w:val="0089168E"/>
    <w:rsid w:val="00891CD4"/>
    <w:rsid w:val="00892CDA"/>
    <w:rsid w:val="008938E5"/>
    <w:rsid w:val="00893B5F"/>
    <w:rsid w:val="00893BEE"/>
    <w:rsid w:val="008952DB"/>
    <w:rsid w:val="00895670"/>
    <w:rsid w:val="008968A7"/>
    <w:rsid w:val="008975A5"/>
    <w:rsid w:val="008A07FE"/>
    <w:rsid w:val="008A081D"/>
    <w:rsid w:val="008A0862"/>
    <w:rsid w:val="008A10C7"/>
    <w:rsid w:val="008A269A"/>
    <w:rsid w:val="008A420B"/>
    <w:rsid w:val="008A454F"/>
    <w:rsid w:val="008A55F0"/>
    <w:rsid w:val="008A599D"/>
    <w:rsid w:val="008A6832"/>
    <w:rsid w:val="008A6928"/>
    <w:rsid w:val="008A6BB6"/>
    <w:rsid w:val="008A6DDD"/>
    <w:rsid w:val="008B096A"/>
    <w:rsid w:val="008B0BA7"/>
    <w:rsid w:val="008B1D32"/>
    <w:rsid w:val="008B2273"/>
    <w:rsid w:val="008B265E"/>
    <w:rsid w:val="008B31C9"/>
    <w:rsid w:val="008B36DB"/>
    <w:rsid w:val="008B41CD"/>
    <w:rsid w:val="008B4237"/>
    <w:rsid w:val="008B465C"/>
    <w:rsid w:val="008B4B65"/>
    <w:rsid w:val="008B5970"/>
    <w:rsid w:val="008B5ACE"/>
    <w:rsid w:val="008C0B4E"/>
    <w:rsid w:val="008C0F94"/>
    <w:rsid w:val="008C1198"/>
    <w:rsid w:val="008C12A5"/>
    <w:rsid w:val="008C287E"/>
    <w:rsid w:val="008C2DA5"/>
    <w:rsid w:val="008C4CEC"/>
    <w:rsid w:val="008C59A5"/>
    <w:rsid w:val="008C5B5F"/>
    <w:rsid w:val="008C6299"/>
    <w:rsid w:val="008C7564"/>
    <w:rsid w:val="008D0BEE"/>
    <w:rsid w:val="008D1AA7"/>
    <w:rsid w:val="008D2545"/>
    <w:rsid w:val="008D347A"/>
    <w:rsid w:val="008D3A62"/>
    <w:rsid w:val="008D57E2"/>
    <w:rsid w:val="008D6726"/>
    <w:rsid w:val="008D6896"/>
    <w:rsid w:val="008D6D29"/>
    <w:rsid w:val="008D776D"/>
    <w:rsid w:val="008E0202"/>
    <w:rsid w:val="008E0E38"/>
    <w:rsid w:val="008E2744"/>
    <w:rsid w:val="008E2E93"/>
    <w:rsid w:val="008E36FD"/>
    <w:rsid w:val="008E3A22"/>
    <w:rsid w:val="008E3EB7"/>
    <w:rsid w:val="008E6839"/>
    <w:rsid w:val="008F01E2"/>
    <w:rsid w:val="008F0A40"/>
    <w:rsid w:val="008F1974"/>
    <w:rsid w:val="008F20C1"/>
    <w:rsid w:val="008F2636"/>
    <w:rsid w:val="008F3A24"/>
    <w:rsid w:val="008F3B5A"/>
    <w:rsid w:val="008F40E7"/>
    <w:rsid w:val="008F4BFF"/>
    <w:rsid w:val="008F4DD5"/>
    <w:rsid w:val="008F5690"/>
    <w:rsid w:val="008F5A89"/>
    <w:rsid w:val="008F5A8A"/>
    <w:rsid w:val="008F5C23"/>
    <w:rsid w:val="008F5F2F"/>
    <w:rsid w:val="008F70BF"/>
    <w:rsid w:val="008F750C"/>
    <w:rsid w:val="008F789D"/>
    <w:rsid w:val="0090003D"/>
    <w:rsid w:val="009011F9"/>
    <w:rsid w:val="009020D9"/>
    <w:rsid w:val="00902F05"/>
    <w:rsid w:val="009034F0"/>
    <w:rsid w:val="00904D06"/>
    <w:rsid w:val="0090587A"/>
    <w:rsid w:val="00906F71"/>
    <w:rsid w:val="00911227"/>
    <w:rsid w:val="009112FA"/>
    <w:rsid w:val="00911801"/>
    <w:rsid w:val="00912DBF"/>
    <w:rsid w:val="009134B0"/>
    <w:rsid w:val="009135BC"/>
    <w:rsid w:val="00913CAC"/>
    <w:rsid w:val="00915407"/>
    <w:rsid w:val="00915B40"/>
    <w:rsid w:val="009164A7"/>
    <w:rsid w:val="0091758E"/>
    <w:rsid w:val="00917E0A"/>
    <w:rsid w:val="00920D3D"/>
    <w:rsid w:val="009212AC"/>
    <w:rsid w:val="009221F4"/>
    <w:rsid w:val="0092270B"/>
    <w:rsid w:val="00922A83"/>
    <w:rsid w:val="00922BD1"/>
    <w:rsid w:val="00923285"/>
    <w:rsid w:val="00923920"/>
    <w:rsid w:val="00923FF8"/>
    <w:rsid w:val="00924531"/>
    <w:rsid w:val="00925748"/>
    <w:rsid w:val="00925774"/>
    <w:rsid w:val="0092588C"/>
    <w:rsid w:val="009259BE"/>
    <w:rsid w:val="009304E9"/>
    <w:rsid w:val="00930CEA"/>
    <w:rsid w:val="009319D9"/>
    <w:rsid w:val="0093211E"/>
    <w:rsid w:val="00933A74"/>
    <w:rsid w:val="00933BF9"/>
    <w:rsid w:val="00934FB8"/>
    <w:rsid w:val="0094077B"/>
    <w:rsid w:val="00940DD1"/>
    <w:rsid w:val="00941C89"/>
    <w:rsid w:val="00942BC4"/>
    <w:rsid w:val="00942C79"/>
    <w:rsid w:val="009445DC"/>
    <w:rsid w:val="00945A0B"/>
    <w:rsid w:val="009461EB"/>
    <w:rsid w:val="009465E0"/>
    <w:rsid w:val="009469AF"/>
    <w:rsid w:val="0094727B"/>
    <w:rsid w:val="00947496"/>
    <w:rsid w:val="00950403"/>
    <w:rsid w:val="0095063E"/>
    <w:rsid w:val="009507F1"/>
    <w:rsid w:val="0095202E"/>
    <w:rsid w:val="00952537"/>
    <w:rsid w:val="00953679"/>
    <w:rsid w:val="0095395D"/>
    <w:rsid w:val="00955604"/>
    <w:rsid w:val="00955CE3"/>
    <w:rsid w:val="00956240"/>
    <w:rsid w:val="009563C0"/>
    <w:rsid w:val="00963EFF"/>
    <w:rsid w:val="009652F0"/>
    <w:rsid w:val="00966E39"/>
    <w:rsid w:val="00967879"/>
    <w:rsid w:val="0097074D"/>
    <w:rsid w:val="00971620"/>
    <w:rsid w:val="00971C5C"/>
    <w:rsid w:val="009724BB"/>
    <w:rsid w:val="00973286"/>
    <w:rsid w:val="00973339"/>
    <w:rsid w:val="009736AC"/>
    <w:rsid w:val="00973AE5"/>
    <w:rsid w:val="00973E78"/>
    <w:rsid w:val="009741D6"/>
    <w:rsid w:val="0097507B"/>
    <w:rsid w:val="009752B8"/>
    <w:rsid w:val="00976723"/>
    <w:rsid w:val="009772B7"/>
    <w:rsid w:val="0097791A"/>
    <w:rsid w:val="00977E81"/>
    <w:rsid w:val="00981433"/>
    <w:rsid w:val="0098464C"/>
    <w:rsid w:val="00984CDF"/>
    <w:rsid w:val="009857B9"/>
    <w:rsid w:val="00985A19"/>
    <w:rsid w:val="00986B97"/>
    <w:rsid w:val="00986DC0"/>
    <w:rsid w:val="00987298"/>
    <w:rsid w:val="0098740F"/>
    <w:rsid w:val="009909BE"/>
    <w:rsid w:val="00991149"/>
    <w:rsid w:val="00991635"/>
    <w:rsid w:val="00993465"/>
    <w:rsid w:val="00994090"/>
    <w:rsid w:val="00994F76"/>
    <w:rsid w:val="00995B59"/>
    <w:rsid w:val="00997038"/>
    <w:rsid w:val="009A0659"/>
    <w:rsid w:val="009A1AE7"/>
    <w:rsid w:val="009A310E"/>
    <w:rsid w:val="009A3627"/>
    <w:rsid w:val="009A3FC7"/>
    <w:rsid w:val="009A5321"/>
    <w:rsid w:val="009A5D02"/>
    <w:rsid w:val="009A6B94"/>
    <w:rsid w:val="009A7440"/>
    <w:rsid w:val="009A7A89"/>
    <w:rsid w:val="009B115F"/>
    <w:rsid w:val="009B1826"/>
    <w:rsid w:val="009B2E77"/>
    <w:rsid w:val="009B3174"/>
    <w:rsid w:val="009B4B6F"/>
    <w:rsid w:val="009B62D5"/>
    <w:rsid w:val="009B79A5"/>
    <w:rsid w:val="009B7E50"/>
    <w:rsid w:val="009C017D"/>
    <w:rsid w:val="009C0E2A"/>
    <w:rsid w:val="009C10B6"/>
    <w:rsid w:val="009C22D8"/>
    <w:rsid w:val="009C23FD"/>
    <w:rsid w:val="009C29CB"/>
    <w:rsid w:val="009C2CBB"/>
    <w:rsid w:val="009C2E9B"/>
    <w:rsid w:val="009C2F2E"/>
    <w:rsid w:val="009C32D2"/>
    <w:rsid w:val="009C45CB"/>
    <w:rsid w:val="009C5917"/>
    <w:rsid w:val="009C7868"/>
    <w:rsid w:val="009C7BCA"/>
    <w:rsid w:val="009D042B"/>
    <w:rsid w:val="009D115D"/>
    <w:rsid w:val="009D1AAF"/>
    <w:rsid w:val="009D1B3F"/>
    <w:rsid w:val="009D383C"/>
    <w:rsid w:val="009D43F7"/>
    <w:rsid w:val="009D4617"/>
    <w:rsid w:val="009D4C37"/>
    <w:rsid w:val="009D77F0"/>
    <w:rsid w:val="009D7D07"/>
    <w:rsid w:val="009D7EDB"/>
    <w:rsid w:val="009E158F"/>
    <w:rsid w:val="009E18EA"/>
    <w:rsid w:val="009E1F5D"/>
    <w:rsid w:val="009E2001"/>
    <w:rsid w:val="009E25B3"/>
    <w:rsid w:val="009E28E0"/>
    <w:rsid w:val="009E317D"/>
    <w:rsid w:val="009E3F79"/>
    <w:rsid w:val="009E65DD"/>
    <w:rsid w:val="009E7C28"/>
    <w:rsid w:val="009F0FD5"/>
    <w:rsid w:val="009F12FE"/>
    <w:rsid w:val="009F24BA"/>
    <w:rsid w:val="009F2689"/>
    <w:rsid w:val="009F310D"/>
    <w:rsid w:val="009F470A"/>
    <w:rsid w:val="009F531D"/>
    <w:rsid w:val="009F568B"/>
    <w:rsid w:val="009F5974"/>
    <w:rsid w:val="009F5CB2"/>
    <w:rsid w:val="009F6752"/>
    <w:rsid w:val="009F744D"/>
    <w:rsid w:val="00A00220"/>
    <w:rsid w:val="00A004C9"/>
    <w:rsid w:val="00A006CB"/>
    <w:rsid w:val="00A01391"/>
    <w:rsid w:val="00A02BC6"/>
    <w:rsid w:val="00A0389F"/>
    <w:rsid w:val="00A048E8"/>
    <w:rsid w:val="00A048FF"/>
    <w:rsid w:val="00A04F5B"/>
    <w:rsid w:val="00A05C8D"/>
    <w:rsid w:val="00A0649F"/>
    <w:rsid w:val="00A068C5"/>
    <w:rsid w:val="00A07E83"/>
    <w:rsid w:val="00A104E2"/>
    <w:rsid w:val="00A10C19"/>
    <w:rsid w:val="00A10DAF"/>
    <w:rsid w:val="00A111D8"/>
    <w:rsid w:val="00A1125F"/>
    <w:rsid w:val="00A13AB9"/>
    <w:rsid w:val="00A13C72"/>
    <w:rsid w:val="00A152B9"/>
    <w:rsid w:val="00A15718"/>
    <w:rsid w:val="00A15DF0"/>
    <w:rsid w:val="00A16469"/>
    <w:rsid w:val="00A17902"/>
    <w:rsid w:val="00A17E57"/>
    <w:rsid w:val="00A2089E"/>
    <w:rsid w:val="00A20E07"/>
    <w:rsid w:val="00A21037"/>
    <w:rsid w:val="00A21814"/>
    <w:rsid w:val="00A21F6A"/>
    <w:rsid w:val="00A23FC5"/>
    <w:rsid w:val="00A24CAF"/>
    <w:rsid w:val="00A26B1F"/>
    <w:rsid w:val="00A26D9E"/>
    <w:rsid w:val="00A30BCD"/>
    <w:rsid w:val="00A31B44"/>
    <w:rsid w:val="00A31C17"/>
    <w:rsid w:val="00A330C7"/>
    <w:rsid w:val="00A33AFE"/>
    <w:rsid w:val="00A374AF"/>
    <w:rsid w:val="00A37AFF"/>
    <w:rsid w:val="00A406C7"/>
    <w:rsid w:val="00A40808"/>
    <w:rsid w:val="00A41F2A"/>
    <w:rsid w:val="00A433D7"/>
    <w:rsid w:val="00A4437E"/>
    <w:rsid w:val="00A44539"/>
    <w:rsid w:val="00A4582F"/>
    <w:rsid w:val="00A46DC8"/>
    <w:rsid w:val="00A46E8D"/>
    <w:rsid w:val="00A47289"/>
    <w:rsid w:val="00A477DE"/>
    <w:rsid w:val="00A50337"/>
    <w:rsid w:val="00A504F5"/>
    <w:rsid w:val="00A507C8"/>
    <w:rsid w:val="00A518E2"/>
    <w:rsid w:val="00A519B7"/>
    <w:rsid w:val="00A52B18"/>
    <w:rsid w:val="00A5508B"/>
    <w:rsid w:val="00A551D4"/>
    <w:rsid w:val="00A5735D"/>
    <w:rsid w:val="00A5756D"/>
    <w:rsid w:val="00A60633"/>
    <w:rsid w:val="00A606EA"/>
    <w:rsid w:val="00A619BF"/>
    <w:rsid w:val="00A620F3"/>
    <w:rsid w:val="00A6363C"/>
    <w:rsid w:val="00A64B0B"/>
    <w:rsid w:val="00A64E9A"/>
    <w:rsid w:val="00A6568A"/>
    <w:rsid w:val="00A663B5"/>
    <w:rsid w:val="00A70758"/>
    <w:rsid w:val="00A7075C"/>
    <w:rsid w:val="00A707DB"/>
    <w:rsid w:val="00A710B7"/>
    <w:rsid w:val="00A710BB"/>
    <w:rsid w:val="00A711CF"/>
    <w:rsid w:val="00A71724"/>
    <w:rsid w:val="00A71B2D"/>
    <w:rsid w:val="00A71D15"/>
    <w:rsid w:val="00A7234F"/>
    <w:rsid w:val="00A72576"/>
    <w:rsid w:val="00A72D5A"/>
    <w:rsid w:val="00A73CF1"/>
    <w:rsid w:val="00A74735"/>
    <w:rsid w:val="00A7556A"/>
    <w:rsid w:val="00A757D4"/>
    <w:rsid w:val="00A771F8"/>
    <w:rsid w:val="00A7760E"/>
    <w:rsid w:val="00A77ACC"/>
    <w:rsid w:val="00A80464"/>
    <w:rsid w:val="00A808EE"/>
    <w:rsid w:val="00A82C97"/>
    <w:rsid w:val="00A8434F"/>
    <w:rsid w:val="00A8435A"/>
    <w:rsid w:val="00A847C9"/>
    <w:rsid w:val="00A84B85"/>
    <w:rsid w:val="00A84CA0"/>
    <w:rsid w:val="00A85BFE"/>
    <w:rsid w:val="00A8604D"/>
    <w:rsid w:val="00A8649B"/>
    <w:rsid w:val="00A90A96"/>
    <w:rsid w:val="00A910BB"/>
    <w:rsid w:val="00A91790"/>
    <w:rsid w:val="00A91EBE"/>
    <w:rsid w:val="00A92126"/>
    <w:rsid w:val="00A9266D"/>
    <w:rsid w:val="00A92C22"/>
    <w:rsid w:val="00A93374"/>
    <w:rsid w:val="00A9338A"/>
    <w:rsid w:val="00A936B4"/>
    <w:rsid w:val="00A937D8"/>
    <w:rsid w:val="00A947EC"/>
    <w:rsid w:val="00A953FD"/>
    <w:rsid w:val="00A9580B"/>
    <w:rsid w:val="00A95DD4"/>
    <w:rsid w:val="00A95E2E"/>
    <w:rsid w:val="00A977C3"/>
    <w:rsid w:val="00AA02FF"/>
    <w:rsid w:val="00AA06CE"/>
    <w:rsid w:val="00AA06F9"/>
    <w:rsid w:val="00AA0AF2"/>
    <w:rsid w:val="00AA0B54"/>
    <w:rsid w:val="00AA1538"/>
    <w:rsid w:val="00AA1F3A"/>
    <w:rsid w:val="00AA2ED5"/>
    <w:rsid w:val="00AA3287"/>
    <w:rsid w:val="00AA38BA"/>
    <w:rsid w:val="00AA44F9"/>
    <w:rsid w:val="00AA4B1C"/>
    <w:rsid w:val="00AA621C"/>
    <w:rsid w:val="00AA6F2A"/>
    <w:rsid w:val="00AA6F58"/>
    <w:rsid w:val="00AB0AE6"/>
    <w:rsid w:val="00AB2B25"/>
    <w:rsid w:val="00AB36F7"/>
    <w:rsid w:val="00AB39FB"/>
    <w:rsid w:val="00AB3DFD"/>
    <w:rsid w:val="00AB4B57"/>
    <w:rsid w:val="00AB5EF1"/>
    <w:rsid w:val="00AB6901"/>
    <w:rsid w:val="00AB6B87"/>
    <w:rsid w:val="00AB6EC5"/>
    <w:rsid w:val="00AB7111"/>
    <w:rsid w:val="00AB7A5D"/>
    <w:rsid w:val="00AB7AC1"/>
    <w:rsid w:val="00AC01E4"/>
    <w:rsid w:val="00AC1327"/>
    <w:rsid w:val="00AC132E"/>
    <w:rsid w:val="00AC2C96"/>
    <w:rsid w:val="00AC561B"/>
    <w:rsid w:val="00AC5A46"/>
    <w:rsid w:val="00AC5DA3"/>
    <w:rsid w:val="00AC5E68"/>
    <w:rsid w:val="00AC64AD"/>
    <w:rsid w:val="00AC690F"/>
    <w:rsid w:val="00AC7AC6"/>
    <w:rsid w:val="00AD151E"/>
    <w:rsid w:val="00AD1553"/>
    <w:rsid w:val="00AD2CBB"/>
    <w:rsid w:val="00AD32BE"/>
    <w:rsid w:val="00AD37CD"/>
    <w:rsid w:val="00AD3BDF"/>
    <w:rsid w:val="00AD4A4A"/>
    <w:rsid w:val="00AD5FA1"/>
    <w:rsid w:val="00AD685A"/>
    <w:rsid w:val="00AD7185"/>
    <w:rsid w:val="00AE0598"/>
    <w:rsid w:val="00AE1AF7"/>
    <w:rsid w:val="00AE2743"/>
    <w:rsid w:val="00AE2F4C"/>
    <w:rsid w:val="00AE473D"/>
    <w:rsid w:val="00AE5848"/>
    <w:rsid w:val="00AE5C40"/>
    <w:rsid w:val="00AF0A7C"/>
    <w:rsid w:val="00AF23A5"/>
    <w:rsid w:val="00AF328D"/>
    <w:rsid w:val="00AF3483"/>
    <w:rsid w:val="00AF3CCA"/>
    <w:rsid w:val="00AF5FDA"/>
    <w:rsid w:val="00AF652A"/>
    <w:rsid w:val="00AF78D9"/>
    <w:rsid w:val="00B03AB4"/>
    <w:rsid w:val="00B0445F"/>
    <w:rsid w:val="00B046D7"/>
    <w:rsid w:val="00B051D7"/>
    <w:rsid w:val="00B053D3"/>
    <w:rsid w:val="00B060C7"/>
    <w:rsid w:val="00B10A72"/>
    <w:rsid w:val="00B11EE1"/>
    <w:rsid w:val="00B132B2"/>
    <w:rsid w:val="00B15B63"/>
    <w:rsid w:val="00B15DCB"/>
    <w:rsid w:val="00B15F6E"/>
    <w:rsid w:val="00B17090"/>
    <w:rsid w:val="00B171FB"/>
    <w:rsid w:val="00B172A3"/>
    <w:rsid w:val="00B2010A"/>
    <w:rsid w:val="00B207FF"/>
    <w:rsid w:val="00B2132D"/>
    <w:rsid w:val="00B214FB"/>
    <w:rsid w:val="00B215D9"/>
    <w:rsid w:val="00B21A92"/>
    <w:rsid w:val="00B21C07"/>
    <w:rsid w:val="00B23225"/>
    <w:rsid w:val="00B25AD3"/>
    <w:rsid w:val="00B25EBC"/>
    <w:rsid w:val="00B3093B"/>
    <w:rsid w:val="00B30AF8"/>
    <w:rsid w:val="00B313BD"/>
    <w:rsid w:val="00B31A02"/>
    <w:rsid w:val="00B32C96"/>
    <w:rsid w:val="00B32CFD"/>
    <w:rsid w:val="00B33C76"/>
    <w:rsid w:val="00B34421"/>
    <w:rsid w:val="00B346BE"/>
    <w:rsid w:val="00B3538B"/>
    <w:rsid w:val="00B36914"/>
    <w:rsid w:val="00B37769"/>
    <w:rsid w:val="00B37E6D"/>
    <w:rsid w:val="00B401F6"/>
    <w:rsid w:val="00B40A9D"/>
    <w:rsid w:val="00B40F33"/>
    <w:rsid w:val="00B40FFD"/>
    <w:rsid w:val="00B4184E"/>
    <w:rsid w:val="00B41EED"/>
    <w:rsid w:val="00B42529"/>
    <w:rsid w:val="00B437C7"/>
    <w:rsid w:val="00B448A5"/>
    <w:rsid w:val="00B451FC"/>
    <w:rsid w:val="00B4577A"/>
    <w:rsid w:val="00B47C59"/>
    <w:rsid w:val="00B47E91"/>
    <w:rsid w:val="00B50994"/>
    <w:rsid w:val="00B51BF1"/>
    <w:rsid w:val="00B51DB3"/>
    <w:rsid w:val="00B52BA9"/>
    <w:rsid w:val="00B56CE2"/>
    <w:rsid w:val="00B57C5B"/>
    <w:rsid w:val="00B610FF"/>
    <w:rsid w:val="00B61D66"/>
    <w:rsid w:val="00B62223"/>
    <w:rsid w:val="00B634F2"/>
    <w:rsid w:val="00B644B6"/>
    <w:rsid w:val="00B64A36"/>
    <w:rsid w:val="00B66E00"/>
    <w:rsid w:val="00B672B7"/>
    <w:rsid w:val="00B67C33"/>
    <w:rsid w:val="00B67EE2"/>
    <w:rsid w:val="00B72ADF"/>
    <w:rsid w:val="00B73E20"/>
    <w:rsid w:val="00B76C43"/>
    <w:rsid w:val="00B772DC"/>
    <w:rsid w:val="00B77AD6"/>
    <w:rsid w:val="00B801BB"/>
    <w:rsid w:val="00B806C2"/>
    <w:rsid w:val="00B81893"/>
    <w:rsid w:val="00B82660"/>
    <w:rsid w:val="00B834FC"/>
    <w:rsid w:val="00B83ACC"/>
    <w:rsid w:val="00B83B7F"/>
    <w:rsid w:val="00B83D84"/>
    <w:rsid w:val="00B848F3"/>
    <w:rsid w:val="00B85AB4"/>
    <w:rsid w:val="00B86288"/>
    <w:rsid w:val="00B868E3"/>
    <w:rsid w:val="00B86CCB"/>
    <w:rsid w:val="00B87817"/>
    <w:rsid w:val="00B90926"/>
    <w:rsid w:val="00B90A08"/>
    <w:rsid w:val="00B9161E"/>
    <w:rsid w:val="00B91640"/>
    <w:rsid w:val="00B918D6"/>
    <w:rsid w:val="00B91B59"/>
    <w:rsid w:val="00B91EC5"/>
    <w:rsid w:val="00B9266A"/>
    <w:rsid w:val="00B92B89"/>
    <w:rsid w:val="00B92BCA"/>
    <w:rsid w:val="00B92F2C"/>
    <w:rsid w:val="00B94002"/>
    <w:rsid w:val="00B949BB"/>
    <w:rsid w:val="00B94A3D"/>
    <w:rsid w:val="00B94D78"/>
    <w:rsid w:val="00B952EF"/>
    <w:rsid w:val="00B95475"/>
    <w:rsid w:val="00B955CD"/>
    <w:rsid w:val="00B967EF"/>
    <w:rsid w:val="00B9764F"/>
    <w:rsid w:val="00B97731"/>
    <w:rsid w:val="00B97858"/>
    <w:rsid w:val="00B978FF"/>
    <w:rsid w:val="00BA1061"/>
    <w:rsid w:val="00BA119F"/>
    <w:rsid w:val="00BA1E72"/>
    <w:rsid w:val="00BA2550"/>
    <w:rsid w:val="00BA2F3D"/>
    <w:rsid w:val="00BA4583"/>
    <w:rsid w:val="00BA6067"/>
    <w:rsid w:val="00BA6753"/>
    <w:rsid w:val="00BA76DC"/>
    <w:rsid w:val="00BA78FF"/>
    <w:rsid w:val="00BA7E57"/>
    <w:rsid w:val="00BB05C1"/>
    <w:rsid w:val="00BB1244"/>
    <w:rsid w:val="00BB12D9"/>
    <w:rsid w:val="00BB24B5"/>
    <w:rsid w:val="00BB3042"/>
    <w:rsid w:val="00BB355C"/>
    <w:rsid w:val="00BB3EEC"/>
    <w:rsid w:val="00BB414E"/>
    <w:rsid w:val="00BB4265"/>
    <w:rsid w:val="00BB430B"/>
    <w:rsid w:val="00BB5BEC"/>
    <w:rsid w:val="00BC0C06"/>
    <w:rsid w:val="00BC109D"/>
    <w:rsid w:val="00BC1B78"/>
    <w:rsid w:val="00BC1D13"/>
    <w:rsid w:val="00BC1D68"/>
    <w:rsid w:val="00BC1DD9"/>
    <w:rsid w:val="00BC223E"/>
    <w:rsid w:val="00BC275A"/>
    <w:rsid w:val="00BC298C"/>
    <w:rsid w:val="00BC2C9F"/>
    <w:rsid w:val="00BC2EF1"/>
    <w:rsid w:val="00BC569D"/>
    <w:rsid w:val="00BC5C66"/>
    <w:rsid w:val="00BC617E"/>
    <w:rsid w:val="00BC7CEF"/>
    <w:rsid w:val="00BD0C04"/>
    <w:rsid w:val="00BD0E46"/>
    <w:rsid w:val="00BD186B"/>
    <w:rsid w:val="00BD1C70"/>
    <w:rsid w:val="00BD2170"/>
    <w:rsid w:val="00BD2361"/>
    <w:rsid w:val="00BD3354"/>
    <w:rsid w:val="00BD3438"/>
    <w:rsid w:val="00BD6504"/>
    <w:rsid w:val="00BD78D4"/>
    <w:rsid w:val="00BE061B"/>
    <w:rsid w:val="00BE1C10"/>
    <w:rsid w:val="00BE43C2"/>
    <w:rsid w:val="00BE476F"/>
    <w:rsid w:val="00BE6F95"/>
    <w:rsid w:val="00BE7D79"/>
    <w:rsid w:val="00BF0980"/>
    <w:rsid w:val="00BF1564"/>
    <w:rsid w:val="00BF33E1"/>
    <w:rsid w:val="00BF4B46"/>
    <w:rsid w:val="00BF5874"/>
    <w:rsid w:val="00BF5D23"/>
    <w:rsid w:val="00BF7A00"/>
    <w:rsid w:val="00BF7DCD"/>
    <w:rsid w:val="00C01A66"/>
    <w:rsid w:val="00C022A0"/>
    <w:rsid w:val="00C02A3A"/>
    <w:rsid w:val="00C02B99"/>
    <w:rsid w:val="00C02C43"/>
    <w:rsid w:val="00C0303C"/>
    <w:rsid w:val="00C03142"/>
    <w:rsid w:val="00C03465"/>
    <w:rsid w:val="00C04843"/>
    <w:rsid w:val="00C06079"/>
    <w:rsid w:val="00C06346"/>
    <w:rsid w:val="00C06973"/>
    <w:rsid w:val="00C07297"/>
    <w:rsid w:val="00C077FB"/>
    <w:rsid w:val="00C07E1A"/>
    <w:rsid w:val="00C113DE"/>
    <w:rsid w:val="00C11B8A"/>
    <w:rsid w:val="00C121FA"/>
    <w:rsid w:val="00C12355"/>
    <w:rsid w:val="00C1303D"/>
    <w:rsid w:val="00C130D3"/>
    <w:rsid w:val="00C1350E"/>
    <w:rsid w:val="00C15022"/>
    <w:rsid w:val="00C152E2"/>
    <w:rsid w:val="00C170EA"/>
    <w:rsid w:val="00C17C0E"/>
    <w:rsid w:val="00C20557"/>
    <w:rsid w:val="00C2062F"/>
    <w:rsid w:val="00C21800"/>
    <w:rsid w:val="00C21C1D"/>
    <w:rsid w:val="00C23EA5"/>
    <w:rsid w:val="00C25737"/>
    <w:rsid w:val="00C3021C"/>
    <w:rsid w:val="00C30A17"/>
    <w:rsid w:val="00C31C07"/>
    <w:rsid w:val="00C321E8"/>
    <w:rsid w:val="00C32656"/>
    <w:rsid w:val="00C32BE2"/>
    <w:rsid w:val="00C33300"/>
    <w:rsid w:val="00C333D3"/>
    <w:rsid w:val="00C33941"/>
    <w:rsid w:val="00C339AD"/>
    <w:rsid w:val="00C34018"/>
    <w:rsid w:val="00C35190"/>
    <w:rsid w:val="00C3539C"/>
    <w:rsid w:val="00C36608"/>
    <w:rsid w:val="00C37603"/>
    <w:rsid w:val="00C40ACF"/>
    <w:rsid w:val="00C40BE8"/>
    <w:rsid w:val="00C40E29"/>
    <w:rsid w:val="00C41669"/>
    <w:rsid w:val="00C418AF"/>
    <w:rsid w:val="00C41916"/>
    <w:rsid w:val="00C4233F"/>
    <w:rsid w:val="00C427B0"/>
    <w:rsid w:val="00C42B78"/>
    <w:rsid w:val="00C43D95"/>
    <w:rsid w:val="00C44412"/>
    <w:rsid w:val="00C44DD2"/>
    <w:rsid w:val="00C46AD1"/>
    <w:rsid w:val="00C46BDA"/>
    <w:rsid w:val="00C504AF"/>
    <w:rsid w:val="00C50858"/>
    <w:rsid w:val="00C51737"/>
    <w:rsid w:val="00C51AD0"/>
    <w:rsid w:val="00C539FF"/>
    <w:rsid w:val="00C54713"/>
    <w:rsid w:val="00C55B55"/>
    <w:rsid w:val="00C5608A"/>
    <w:rsid w:val="00C56B8E"/>
    <w:rsid w:val="00C56EBF"/>
    <w:rsid w:val="00C575CD"/>
    <w:rsid w:val="00C61885"/>
    <w:rsid w:val="00C61969"/>
    <w:rsid w:val="00C648F0"/>
    <w:rsid w:val="00C64AA2"/>
    <w:rsid w:val="00C6522F"/>
    <w:rsid w:val="00C6568D"/>
    <w:rsid w:val="00C66138"/>
    <w:rsid w:val="00C66484"/>
    <w:rsid w:val="00C672E2"/>
    <w:rsid w:val="00C67598"/>
    <w:rsid w:val="00C707BB"/>
    <w:rsid w:val="00C71ED9"/>
    <w:rsid w:val="00C72563"/>
    <w:rsid w:val="00C7375B"/>
    <w:rsid w:val="00C73C38"/>
    <w:rsid w:val="00C75243"/>
    <w:rsid w:val="00C752FB"/>
    <w:rsid w:val="00C7652F"/>
    <w:rsid w:val="00C76C5A"/>
    <w:rsid w:val="00C76E4B"/>
    <w:rsid w:val="00C774AA"/>
    <w:rsid w:val="00C77736"/>
    <w:rsid w:val="00C77AF4"/>
    <w:rsid w:val="00C77F3C"/>
    <w:rsid w:val="00C80B5F"/>
    <w:rsid w:val="00C80E21"/>
    <w:rsid w:val="00C81874"/>
    <w:rsid w:val="00C819CD"/>
    <w:rsid w:val="00C83418"/>
    <w:rsid w:val="00C863E5"/>
    <w:rsid w:val="00C86695"/>
    <w:rsid w:val="00C86AE0"/>
    <w:rsid w:val="00C871BB"/>
    <w:rsid w:val="00C9060B"/>
    <w:rsid w:val="00C941D5"/>
    <w:rsid w:val="00C96141"/>
    <w:rsid w:val="00C96D06"/>
    <w:rsid w:val="00C97126"/>
    <w:rsid w:val="00C975E9"/>
    <w:rsid w:val="00C97651"/>
    <w:rsid w:val="00C97F78"/>
    <w:rsid w:val="00CA1D37"/>
    <w:rsid w:val="00CA1E30"/>
    <w:rsid w:val="00CA214A"/>
    <w:rsid w:val="00CA24E0"/>
    <w:rsid w:val="00CA2F9D"/>
    <w:rsid w:val="00CA34DB"/>
    <w:rsid w:val="00CA3577"/>
    <w:rsid w:val="00CA36C9"/>
    <w:rsid w:val="00CA36CD"/>
    <w:rsid w:val="00CB0100"/>
    <w:rsid w:val="00CB0398"/>
    <w:rsid w:val="00CB1A60"/>
    <w:rsid w:val="00CB2064"/>
    <w:rsid w:val="00CB23CF"/>
    <w:rsid w:val="00CB2FEC"/>
    <w:rsid w:val="00CB30EF"/>
    <w:rsid w:val="00CB539F"/>
    <w:rsid w:val="00CC0074"/>
    <w:rsid w:val="00CC11B6"/>
    <w:rsid w:val="00CC246B"/>
    <w:rsid w:val="00CC30DC"/>
    <w:rsid w:val="00CC3AAD"/>
    <w:rsid w:val="00CC3B0F"/>
    <w:rsid w:val="00CC3F32"/>
    <w:rsid w:val="00CC459D"/>
    <w:rsid w:val="00CC5E77"/>
    <w:rsid w:val="00CC5FCD"/>
    <w:rsid w:val="00CD05BC"/>
    <w:rsid w:val="00CD0D15"/>
    <w:rsid w:val="00CD0DFB"/>
    <w:rsid w:val="00CD252B"/>
    <w:rsid w:val="00CD2751"/>
    <w:rsid w:val="00CD2A35"/>
    <w:rsid w:val="00CD2A76"/>
    <w:rsid w:val="00CD2C59"/>
    <w:rsid w:val="00CD2F07"/>
    <w:rsid w:val="00CD32B7"/>
    <w:rsid w:val="00CD32BE"/>
    <w:rsid w:val="00CD3DE7"/>
    <w:rsid w:val="00CD40B8"/>
    <w:rsid w:val="00CD6599"/>
    <w:rsid w:val="00CD6A3B"/>
    <w:rsid w:val="00CD718B"/>
    <w:rsid w:val="00CE06A6"/>
    <w:rsid w:val="00CE1481"/>
    <w:rsid w:val="00CE1AF5"/>
    <w:rsid w:val="00CE2541"/>
    <w:rsid w:val="00CE263D"/>
    <w:rsid w:val="00CE2DCB"/>
    <w:rsid w:val="00CE31C0"/>
    <w:rsid w:val="00CE323D"/>
    <w:rsid w:val="00CE4588"/>
    <w:rsid w:val="00CE4949"/>
    <w:rsid w:val="00CE4C3B"/>
    <w:rsid w:val="00CE6191"/>
    <w:rsid w:val="00CE6CD7"/>
    <w:rsid w:val="00CE7E86"/>
    <w:rsid w:val="00CE7EB5"/>
    <w:rsid w:val="00CF0647"/>
    <w:rsid w:val="00CF2028"/>
    <w:rsid w:val="00CF3466"/>
    <w:rsid w:val="00CF5394"/>
    <w:rsid w:val="00CF6292"/>
    <w:rsid w:val="00CF6384"/>
    <w:rsid w:val="00CF6C5A"/>
    <w:rsid w:val="00CF7A4B"/>
    <w:rsid w:val="00CF7E73"/>
    <w:rsid w:val="00D001F6"/>
    <w:rsid w:val="00D003C6"/>
    <w:rsid w:val="00D0111C"/>
    <w:rsid w:val="00D01A85"/>
    <w:rsid w:val="00D01AF8"/>
    <w:rsid w:val="00D029DE"/>
    <w:rsid w:val="00D036B3"/>
    <w:rsid w:val="00D037AB"/>
    <w:rsid w:val="00D037F6"/>
    <w:rsid w:val="00D040BB"/>
    <w:rsid w:val="00D044E6"/>
    <w:rsid w:val="00D04941"/>
    <w:rsid w:val="00D100BF"/>
    <w:rsid w:val="00D129C0"/>
    <w:rsid w:val="00D13269"/>
    <w:rsid w:val="00D1413A"/>
    <w:rsid w:val="00D14345"/>
    <w:rsid w:val="00D14628"/>
    <w:rsid w:val="00D14DB6"/>
    <w:rsid w:val="00D156D9"/>
    <w:rsid w:val="00D167FB"/>
    <w:rsid w:val="00D16CBE"/>
    <w:rsid w:val="00D16F98"/>
    <w:rsid w:val="00D1708B"/>
    <w:rsid w:val="00D1709F"/>
    <w:rsid w:val="00D20067"/>
    <w:rsid w:val="00D2105F"/>
    <w:rsid w:val="00D2113A"/>
    <w:rsid w:val="00D21421"/>
    <w:rsid w:val="00D214AE"/>
    <w:rsid w:val="00D22C55"/>
    <w:rsid w:val="00D236EF"/>
    <w:rsid w:val="00D2432D"/>
    <w:rsid w:val="00D25B42"/>
    <w:rsid w:val="00D26B2A"/>
    <w:rsid w:val="00D273BA"/>
    <w:rsid w:val="00D2773F"/>
    <w:rsid w:val="00D2787B"/>
    <w:rsid w:val="00D278E4"/>
    <w:rsid w:val="00D27EE9"/>
    <w:rsid w:val="00D30B7A"/>
    <w:rsid w:val="00D31659"/>
    <w:rsid w:val="00D32BBF"/>
    <w:rsid w:val="00D334DF"/>
    <w:rsid w:val="00D339FC"/>
    <w:rsid w:val="00D33F68"/>
    <w:rsid w:val="00D367B4"/>
    <w:rsid w:val="00D368F5"/>
    <w:rsid w:val="00D369EA"/>
    <w:rsid w:val="00D37B72"/>
    <w:rsid w:val="00D37DD7"/>
    <w:rsid w:val="00D414B4"/>
    <w:rsid w:val="00D416DE"/>
    <w:rsid w:val="00D4211B"/>
    <w:rsid w:val="00D421C7"/>
    <w:rsid w:val="00D42273"/>
    <w:rsid w:val="00D425FC"/>
    <w:rsid w:val="00D42E59"/>
    <w:rsid w:val="00D4316B"/>
    <w:rsid w:val="00D44B71"/>
    <w:rsid w:val="00D463F2"/>
    <w:rsid w:val="00D46621"/>
    <w:rsid w:val="00D510D9"/>
    <w:rsid w:val="00D51490"/>
    <w:rsid w:val="00D516FF"/>
    <w:rsid w:val="00D5234D"/>
    <w:rsid w:val="00D527F7"/>
    <w:rsid w:val="00D53FF7"/>
    <w:rsid w:val="00D543D8"/>
    <w:rsid w:val="00D54EBA"/>
    <w:rsid w:val="00D54F81"/>
    <w:rsid w:val="00D54F85"/>
    <w:rsid w:val="00D62294"/>
    <w:rsid w:val="00D6272B"/>
    <w:rsid w:val="00D62B60"/>
    <w:rsid w:val="00D62D76"/>
    <w:rsid w:val="00D6322F"/>
    <w:rsid w:val="00D65A33"/>
    <w:rsid w:val="00D65EF2"/>
    <w:rsid w:val="00D6600B"/>
    <w:rsid w:val="00D66BD7"/>
    <w:rsid w:val="00D66EE8"/>
    <w:rsid w:val="00D67034"/>
    <w:rsid w:val="00D67639"/>
    <w:rsid w:val="00D677BE"/>
    <w:rsid w:val="00D701A3"/>
    <w:rsid w:val="00D707CD"/>
    <w:rsid w:val="00D72047"/>
    <w:rsid w:val="00D72E5C"/>
    <w:rsid w:val="00D7330D"/>
    <w:rsid w:val="00D73C9E"/>
    <w:rsid w:val="00D74130"/>
    <w:rsid w:val="00D74535"/>
    <w:rsid w:val="00D75414"/>
    <w:rsid w:val="00D7574D"/>
    <w:rsid w:val="00D757E8"/>
    <w:rsid w:val="00D75B29"/>
    <w:rsid w:val="00D75C24"/>
    <w:rsid w:val="00D7614D"/>
    <w:rsid w:val="00D764D6"/>
    <w:rsid w:val="00D76F6F"/>
    <w:rsid w:val="00D80D02"/>
    <w:rsid w:val="00D80DC4"/>
    <w:rsid w:val="00D819D5"/>
    <w:rsid w:val="00D825CD"/>
    <w:rsid w:val="00D82AD8"/>
    <w:rsid w:val="00D82E12"/>
    <w:rsid w:val="00D830C2"/>
    <w:rsid w:val="00D849F7"/>
    <w:rsid w:val="00D84A38"/>
    <w:rsid w:val="00D85987"/>
    <w:rsid w:val="00D86B0E"/>
    <w:rsid w:val="00D87056"/>
    <w:rsid w:val="00D87113"/>
    <w:rsid w:val="00D901DB"/>
    <w:rsid w:val="00D907F3"/>
    <w:rsid w:val="00D90D79"/>
    <w:rsid w:val="00D90FEF"/>
    <w:rsid w:val="00D91790"/>
    <w:rsid w:val="00D9190E"/>
    <w:rsid w:val="00D91F9E"/>
    <w:rsid w:val="00D92A6F"/>
    <w:rsid w:val="00D92A80"/>
    <w:rsid w:val="00D936EA"/>
    <w:rsid w:val="00D93886"/>
    <w:rsid w:val="00D94BDC"/>
    <w:rsid w:val="00D9568D"/>
    <w:rsid w:val="00D960CF"/>
    <w:rsid w:val="00D966FA"/>
    <w:rsid w:val="00D96D9E"/>
    <w:rsid w:val="00D971EB"/>
    <w:rsid w:val="00D97913"/>
    <w:rsid w:val="00DA0523"/>
    <w:rsid w:val="00DA1260"/>
    <w:rsid w:val="00DA1B54"/>
    <w:rsid w:val="00DA1F79"/>
    <w:rsid w:val="00DA2539"/>
    <w:rsid w:val="00DA3B46"/>
    <w:rsid w:val="00DA412B"/>
    <w:rsid w:val="00DA4DB5"/>
    <w:rsid w:val="00DA762E"/>
    <w:rsid w:val="00DA7775"/>
    <w:rsid w:val="00DB0EE0"/>
    <w:rsid w:val="00DB143C"/>
    <w:rsid w:val="00DB2214"/>
    <w:rsid w:val="00DB2FCF"/>
    <w:rsid w:val="00DB390F"/>
    <w:rsid w:val="00DB423C"/>
    <w:rsid w:val="00DB596C"/>
    <w:rsid w:val="00DC1DFE"/>
    <w:rsid w:val="00DC31E4"/>
    <w:rsid w:val="00DC3A6F"/>
    <w:rsid w:val="00DC3C14"/>
    <w:rsid w:val="00DC3F8B"/>
    <w:rsid w:val="00DC4867"/>
    <w:rsid w:val="00DC48A9"/>
    <w:rsid w:val="00DC5D2E"/>
    <w:rsid w:val="00DC713A"/>
    <w:rsid w:val="00DC71C7"/>
    <w:rsid w:val="00DC77F2"/>
    <w:rsid w:val="00DD069E"/>
    <w:rsid w:val="00DD072B"/>
    <w:rsid w:val="00DD11B2"/>
    <w:rsid w:val="00DD2006"/>
    <w:rsid w:val="00DD2F10"/>
    <w:rsid w:val="00DD3A85"/>
    <w:rsid w:val="00DD4356"/>
    <w:rsid w:val="00DD4837"/>
    <w:rsid w:val="00DD5185"/>
    <w:rsid w:val="00DE0175"/>
    <w:rsid w:val="00DE0BC8"/>
    <w:rsid w:val="00DE1DCE"/>
    <w:rsid w:val="00DE2EB0"/>
    <w:rsid w:val="00DE45B0"/>
    <w:rsid w:val="00DE5925"/>
    <w:rsid w:val="00DE59F3"/>
    <w:rsid w:val="00DE59F5"/>
    <w:rsid w:val="00DF0F98"/>
    <w:rsid w:val="00DF16D7"/>
    <w:rsid w:val="00DF1EF3"/>
    <w:rsid w:val="00DF2911"/>
    <w:rsid w:val="00DF2AD4"/>
    <w:rsid w:val="00DF2B71"/>
    <w:rsid w:val="00DF2D4F"/>
    <w:rsid w:val="00DF3804"/>
    <w:rsid w:val="00DF399A"/>
    <w:rsid w:val="00DF3F7A"/>
    <w:rsid w:val="00DF48E3"/>
    <w:rsid w:val="00DF4F10"/>
    <w:rsid w:val="00DF6813"/>
    <w:rsid w:val="00DF74E5"/>
    <w:rsid w:val="00DF7BDE"/>
    <w:rsid w:val="00E00734"/>
    <w:rsid w:val="00E0115B"/>
    <w:rsid w:val="00E01250"/>
    <w:rsid w:val="00E01D29"/>
    <w:rsid w:val="00E026BF"/>
    <w:rsid w:val="00E0483F"/>
    <w:rsid w:val="00E058A0"/>
    <w:rsid w:val="00E062B3"/>
    <w:rsid w:val="00E065AC"/>
    <w:rsid w:val="00E06945"/>
    <w:rsid w:val="00E070D3"/>
    <w:rsid w:val="00E07625"/>
    <w:rsid w:val="00E105B6"/>
    <w:rsid w:val="00E1073F"/>
    <w:rsid w:val="00E10B3B"/>
    <w:rsid w:val="00E10CBE"/>
    <w:rsid w:val="00E118DA"/>
    <w:rsid w:val="00E1365D"/>
    <w:rsid w:val="00E145A2"/>
    <w:rsid w:val="00E14AA2"/>
    <w:rsid w:val="00E161B4"/>
    <w:rsid w:val="00E16A90"/>
    <w:rsid w:val="00E170DB"/>
    <w:rsid w:val="00E17BD1"/>
    <w:rsid w:val="00E22519"/>
    <w:rsid w:val="00E230DC"/>
    <w:rsid w:val="00E24474"/>
    <w:rsid w:val="00E27714"/>
    <w:rsid w:val="00E3001F"/>
    <w:rsid w:val="00E3020C"/>
    <w:rsid w:val="00E312E1"/>
    <w:rsid w:val="00E321CD"/>
    <w:rsid w:val="00E3292F"/>
    <w:rsid w:val="00E32D96"/>
    <w:rsid w:val="00E33AD0"/>
    <w:rsid w:val="00E350F4"/>
    <w:rsid w:val="00E36815"/>
    <w:rsid w:val="00E36A1F"/>
    <w:rsid w:val="00E373A1"/>
    <w:rsid w:val="00E379D2"/>
    <w:rsid w:val="00E405CC"/>
    <w:rsid w:val="00E4089C"/>
    <w:rsid w:val="00E421B3"/>
    <w:rsid w:val="00E4269A"/>
    <w:rsid w:val="00E434E7"/>
    <w:rsid w:val="00E43852"/>
    <w:rsid w:val="00E43C1C"/>
    <w:rsid w:val="00E44C09"/>
    <w:rsid w:val="00E45322"/>
    <w:rsid w:val="00E45785"/>
    <w:rsid w:val="00E457E9"/>
    <w:rsid w:val="00E45900"/>
    <w:rsid w:val="00E45E34"/>
    <w:rsid w:val="00E46BD4"/>
    <w:rsid w:val="00E46CE4"/>
    <w:rsid w:val="00E46D98"/>
    <w:rsid w:val="00E46F17"/>
    <w:rsid w:val="00E471DB"/>
    <w:rsid w:val="00E507C2"/>
    <w:rsid w:val="00E518F2"/>
    <w:rsid w:val="00E51A28"/>
    <w:rsid w:val="00E51A71"/>
    <w:rsid w:val="00E51AAB"/>
    <w:rsid w:val="00E5209B"/>
    <w:rsid w:val="00E52490"/>
    <w:rsid w:val="00E53D7B"/>
    <w:rsid w:val="00E56588"/>
    <w:rsid w:val="00E5675A"/>
    <w:rsid w:val="00E57000"/>
    <w:rsid w:val="00E610D0"/>
    <w:rsid w:val="00E61490"/>
    <w:rsid w:val="00E62E06"/>
    <w:rsid w:val="00E63C7E"/>
    <w:rsid w:val="00E64B88"/>
    <w:rsid w:val="00E65784"/>
    <w:rsid w:val="00E65F9F"/>
    <w:rsid w:val="00E7151A"/>
    <w:rsid w:val="00E71C36"/>
    <w:rsid w:val="00E71E7C"/>
    <w:rsid w:val="00E727DA"/>
    <w:rsid w:val="00E7390E"/>
    <w:rsid w:val="00E73AFC"/>
    <w:rsid w:val="00E73E5D"/>
    <w:rsid w:val="00E74703"/>
    <w:rsid w:val="00E756A9"/>
    <w:rsid w:val="00E769B4"/>
    <w:rsid w:val="00E7728E"/>
    <w:rsid w:val="00E8097F"/>
    <w:rsid w:val="00E81304"/>
    <w:rsid w:val="00E82B3C"/>
    <w:rsid w:val="00E82F41"/>
    <w:rsid w:val="00E84623"/>
    <w:rsid w:val="00E85287"/>
    <w:rsid w:val="00E85293"/>
    <w:rsid w:val="00E8550B"/>
    <w:rsid w:val="00E90AF5"/>
    <w:rsid w:val="00E90FD4"/>
    <w:rsid w:val="00E9111B"/>
    <w:rsid w:val="00E913F6"/>
    <w:rsid w:val="00E922C4"/>
    <w:rsid w:val="00E925C8"/>
    <w:rsid w:val="00E9267D"/>
    <w:rsid w:val="00E92F62"/>
    <w:rsid w:val="00E9306A"/>
    <w:rsid w:val="00E950FC"/>
    <w:rsid w:val="00E95116"/>
    <w:rsid w:val="00E95F26"/>
    <w:rsid w:val="00E96936"/>
    <w:rsid w:val="00E9694C"/>
    <w:rsid w:val="00E96FF7"/>
    <w:rsid w:val="00E970DB"/>
    <w:rsid w:val="00E976D3"/>
    <w:rsid w:val="00EA1189"/>
    <w:rsid w:val="00EA1B37"/>
    <w:rsid w:val="00EA269F"/>
    <w:rsid w:val="00EA306E"/>
    <w:rsid w:val="00EA344A"/>
    <w:rsid w:val="00EA3BC8"/>
    <w:rsid w:val="00EA4409"/>
    <w:rsid w:val="00EA4613"/>
    <w:rsid w:val="00EA5007"/>
    <w:rsid w:val="00EA547F"/>
    <w:rsid w:val="00EA5C5E"/>
    <w:rsid w:val="00EA6316"/>
    <w:rsid w:val="00EA68F8"/>
    <w:rsid w:val="00EB13E3"/>
    <w:rsid w:val="00EB1FD0"/>
    <w:rsid w:val="00EB2734"/>
    <w:rsid w:val="00EB4B2A"/>
    <w:rsid w:val="00EB5F83"/>
    <w:rsid w:val="00EB5FDB"/>
    <w:rsid w:val="00EB603B"/>
    <w:rsid w:val="00EB6153"/>
    <w:rsid w:val="00EB71A1"/>
    <w:rsid w:val="00EC0A65"/>
    <w:rsid w:val="00EC12F0"/>
    <w:rsid w:val="00EC2884"/>
    <w:rsid w:val="00EC2F18"/>
    <w:rsid w:val="00EC2FFC"/>
    <w:rsid w:val="00EC30CF"/>
    <w:rsid w:val="00EC404F"/>
    <w:rsid w:val="00EC4E8B"/>
    <w:rsid w:val="00EC65A7"/>
    <w:rsid w:val="00ED02BA"/>
    <w:rsid w:val="00ED1E0D"/>
    <w:rsid w:val="00ED2CD2"/>
    <w:rsid w:val="00ED3F31"/>
    <w:rsid w:val="00ED4FFD"/>
    <w:rsid w:val="00ED5E6E"/>
    <w:rsid w:val="00ED6377"/>
    <w:rsid w:val="00EE0200"/>
    <w:rsid w:val="00EE072E"/>
    <w:rsid w:val="00EE09DD"/>
    <w:rsid w:val="00EE19CD"/>
    <w:rsid w:val="00EE1F39"/>
    <w:rsid w:val="00EE2AA1"/>
    <w:rsid w:val="00EE2B8C"/>
    <w:rsid w:val="00EE3047"/>
    <w:rsid w:val="00EE354F"/>
    <w:rsid w:val="00EE49E2"/>
    <w:rsid w:val="00EE4FA3"/>
    <w:rsid w:val="00EE51AF"/>
    <w:rsid w:val="00EE5474"/>
    <w:rsid w:val="00EE5CE3"/>
    <w:rsid w:val="00EE683A"/>
    <w:rsid w:val="00EE6AE0"/>
    <w:rsid w:val="00EE6D21"/>
    <w:rsid w:val="00EE7807"/>
    <w:rsid w:val="00EE78A6"/>
    <w:rsid w:val="00EF0DC2"/>
    <w:rsid w:val="00EF1735"/>
    <w:rsid w:val="00EF1BBA"/>
    <w:rsid w:val="00EF3AB4"/>
    <w:rsid w:val="00EF4A34"/>
    <w:rsid w:val="00EF4DCA"/>
    <w:rsid w:val="00EF6162"/>
    <w:rsid w:val="00EF6E33"/>
    <w:rsid w:val="00EF77D7"/>
    <w:rsid w:val="00F000A7"/>
    <w:rsid w:val="00F01789"/>
    <w:rsid w:val="00F01A08"/>
    <w:rsid w:val="00F0266B"/>
    <w:rsid w:val="00F02BD8"/>
    <w:rsid w:val="00F04515"/>
    <w:rsid w:val="00F05F1A"/>
    <w:rsid w:val="00F068D8"/>
    <w:rsid w:val="00F069A5"/>
    <w:rsid w:val="00F1025B"/>
    <w:rsid w:val="00F1062C"/>
    <w:rsid w:val="00F1163E"/>
    <w:rsid w:val="00F11DD8"/>
    <w:rsid w:val="00F11E8F"/>
    <w:rsid w:val="00F124D5"/>
    <w:rsid w:val="00F12F33"/>
    <w:rsid w:val="00F1476E"/>
    <w:rsid w:val="00F15A35"/>
    <w:rsid w:val="00F160B5"/>
    <w:rsid w:val="00F1740E"/>
    <w:rsid w:val="00F17453"/>
    <w:rsid w:val="00F20751"/>
    <w:rsid w:val="00F208A5"/>
    <w:rsid w:val="00F22874"/>
    <w:rsid w:val="00F24510"/>
    <w:rsid w:val="00F2466D"/>
    <w:rsid w:val="00F24809"/>
    <w:rsid w:val="00F24C73"/>
    <w:rsid w:val="00F26BC6"/>
    <w:rsid w:val="00F27071"/>
    <w:rsid w:val="00F30102"/>
    <w:rsid w:val="00F3027E"/>
    <w:rsid w:val="00F30A72"/>
    <w:rsid w:val="00F30E90"/>
    <w:rsid w:val="00F30F48"/>
    <w:rsid w:val="00F312EC"/>
    <w:rsid w:val="00F326A6"/>
    <w:rsid w:val="00F3394B"/>
    <w:rsid w:val="00F3483C"/>
    <w:rsid w:val="00F34A7B"/>
    <w:rsid w:val="00F34F18"/>
    <w:rsid w:val="00F35356"/>
    <w:rsid w:val="00F35EBB"/>
    <w:rsid w:val="00F36044"/>
    <w:rsid w:val="00F360C2"/>
    <w:rsid w:val="00F40359"/>
    <w:rsid w:val="00F4098A"/>
    <w:rsid w:val="00F41AF8"/>
    <w:rsid w:val="00F42497"/>
    <w:rsid w:val="00F42A76"/>
    <w:rsid w:val="00F444AB"/>
    <w:rsid w:val="00F44CE2"/>
    <w:rsid w:val="00F44CFE"/>
    <w:rsid w:val="00F44D6B"/>
    <w:rsid w:val="00F4585F"/>
    <w:rsid w:val="00F45EF3"/>
    <w:rsid w:val="00F46255"/>
    <w:rsid w:val="00F4643B"/>
    <w:rsid w:val="00F46D71"/>
    <w:rsid w:val="00F47E03"/>
    <w:rsid w:val="00F50DA7"/>
    <w:rsid w:val="00F5486B"/>
    <w:rsid w:val="00F554C3"/>
    <w:rsid w:val="00F5552A"/>
    <w:rsid w:val="00F57C39"/>
    <w:rsid w:val="00F60668"/>
    <w:rsid w:val="00F63236"/>
    <w:rsid w:val="00F639BF"/>
    <w:rsid w:val="00F650C9"/>
    <w:rsid w:val="00F6750C"/>
    <w:rsid w:val="00F70A0A"/>
    <w:rsid w:val="00F710D0"/>
    <w:rsid w:val="00F721E8"/>
    <w:rsid w:val="00F72F33"/>
    <w:rsid w:val="00F73B98"/>
    <w:rsid w:val="00F73FB0"/>
    <w:rsid w:val="00F754AC"/>
    <w:rsid w:val="00F75CAC"/>
    <w:rsid w:val="00F75DFE"/>
    <w:rsid w:val="00F7668B"/>
    <w:rsid w:val="00F76D03"/>
    <w:rsid w:val="00F76F50"/>
    <w:rsid w:val="00F76F6A"/>
    <w:rsid w:val="00F77273"/>
    <w:rsid w:val="00F80607"/>
    <w:rsid w:val="00F809B0"/>
    <w:rsid w:val="00F810B6"/>
    <w:rsid w:val="00F8297B"/>
    <w:rsid w:val="00F82D46"/>
    <w:rsid w:val="00F85DB3"/>
    <w:rsid w:val="00F872C8"/>
    <w:rsid w:val="00F87B75"/>
    <w:rsid w:val="00F87FDB"/>
    <w:rsid w:val="00F9087D"/>
    <w:rsid w:val="00F90C9C"/>
    <w:rsid w:val="00F92F80"/>
    <w:rsid w:val="00F93C7E"/>
    <w:rsid w:val="00F93DB4"/>
    <w:rsid w:val="00F94245"/>
    <w:rsid w:val="00F97ABD"/>
    <w:rsid w:val="00FA0547"/>
    <w:rsid w:val="00FA0842"/>
    <w:rsid w:val="00FA1EC5"/>
    <w:rsid w:val="00FA2846"/>
    <w:rsid w:val="00FA2BAA"/>
    <w:rsid w:val="00FA3586"/>
    <w:rsid w:val="00FA4185"/>
    <w:rsid w:val="00FA45CC"/>
    <w:rsid w:val="00FA5365"/>
    <w:rsid w:val="00FA577A"/>
    <w:rsid w:val="00FA57E8"/>
    <w:rsid w:val="00FA5F67"/>
    <w:rsid w:val="00FA6471"/>
    <w:rsid w:val="00FA738E"/>
    <w:rsid w:val="00FB0211"/>
    <w:rsid w:val="00FB0BE4"/>
    <w:rsid w:val="00FB1E19"/>
    <w:rsid w:val="00FB4F85"/>
    <w:rsid w:val="00FB4FC0"/>
    <w:rsid w:val="00FB6D55"/>
    <w:rsid w:val="00FB6E41"/>
    <w:rsid w:val="00FB7689"/>
    <w:rsid w:val="00FB7AB6"/>
    <w:rsid w:val="00FB7DFE"/>
    <w:rsid w:val="00FC0988"/>
    <w:rsid w:val="00FC1506"/>
    <w:rsid w:val="00FC166D"/>
    <w:rsid w:val="00FC1736"/>
    <w:rsid w:val="00FC1B42"/>
    <w:rsid w:val="00FC1D9F"/>
    <w:rsid w:val="00FC238A"/>
    <w:rsid w:val="00FC25AB"/>
    <w:rsid w:val="00FC357B"/>
    <w:rsid w:val="00FC4497"/>
    <w:rsid w:val="00FC6AA7"/>
    <w:rsid w:val="00FC7CB6"/>
    <w:rsid w:val="00FD03FE"/>
    <w:rsid w:val="00FD0562"/>
    <w:rsid w:val="00FD0B7E"/>
    <w:rsid w:val="00FD10A5"/>
    <w:rsid w:val="00FD1C8C"/>
    <w:rsid w:val="00FD24AC"/>
    <w:rsid w:val="00FD2D22"/>
    <w:rsid w:val="00FD3E96"/>
    <w:rsid w:val="00FD57A7"/>
    <w:rsid w:val="00FD57AA"/>
    <w:rsid w:val="00FD6363"/>
    <w:rsid w:val="00FD64D8"/>
    <w:rsid w:val="00FD6700"/>
    <w:rsid w:val="00FD73D2"/>
    <w:rsid w:val="00FD7859"/>
    <w:rsid w:val="00FE07F6"/>
    <w:rsid w:val="00FE08C4"/>
    <w:rsid w:val="00FE0B4E"/>
    <w:rsid w:val="00FE0CED"/>
    <w:rsid w:val="00FE1219"/>
    <w:rsid w:val="00FE18F5"/>
    <w:rsid w:val="00FE27AA"/>
    <w:rsid w:val="00FE33D4"/>
    <w:rsid w:val="00FE3527"/>
    <w:rsid w:val="00FE363A"/>
    <w:rsid w:val="00FE4F38"/>
    <w:rsid w:val="00FE553A"/>
    <w:rsid w:val="00FE5AC2"/>
    <w:rsid w:val="00FE65A0"/>
    <w:rsid w:val="00FE78C7"/>
    <w:rsid w:val="00FF07E1"/>
    <w:rsid w:val="00FF1C7C"/>
    <w:rsid w:val="00FF221B"/>
    <w:rsid w:val="00FF26E7"/>
    <w:rsid w:val="00FF39DF"/>
    <w:rsid w:val="00FF3C47"/>
    <w:rsid w:val="00FF42A1"/>
    <w:rsid w:val="00FF4EBB"/>
    <w:rsid w:val="00FF57FB"/>
    <w:rsid w:val="00FF5E27"/>
    <w:rsid w:val="00FF6A36"/>
    <w:rsid w:val="00FF73A1"/>
    <w:rsid w:val="00FF770B"/>
    <w:rsid w:val="00FF779C"/>
    <w:rsid w:val="06780515"/>
    <w:rsid w:val="3FFB3253"/>
    <w:rsid w:val="4A0DAD82"/>
    <w:rsid w:val="7E3756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BDFBD"/>
  <w15:chartTrackingRefBased/>
  <w15:docId w15:val="{DF1D3104-F573-4F46-B191-A892FF42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536"/>
    <w:pPr>
      <w:widowControl w:val="0"/>
      <w:ind w:leftChars="600" w:left="600"/>
    </w:pPr>
    <w:rPr>
      <w:sz w:val="28"/>
    </w:rPr>
  </w:style>
  <w:style w:type="paragraph" w:styleId="1">
    <w:name w:val="heading 1"/>
    <w:basedOn w:val="a"/>
    <w:next w:val="a"/>
    <w:link w:val="10"/>
    <w:autoRedefine/>
    <w:uiPriority w:val="9"/>
    <w:qFormat/>
    <w:rsid w:val="006D4981"/>
    <w:pPr>
      <w:keepNext/>
      <w:numPr>
        <w:numId w:val="1"/>
      </w:numPr>
      <w:ind w:leftChars="0" w:left="482" w:hanging="482"/>
      <w:outlineLvl w:val="0"/>
    </w:pPr>
    <w:rPr>
      <w:rFonts w:ascii="微軟正黑體" w:eastAsia="微軟正黑體" w:hAnsi="微軟正黑體" w:cstheme="majorBidi"/>
      <w:b/>
      <w:bCs/>
      <w:kern w:val="52"/>
      <w:sz w:val="36"/>
      <w:szCs w:val="32"/>
    </w:rPr>
  </w:style>
  <w:style w:type="paragraph" w:styleId="2">
    <w:name w:val="heading 2"/>
    <w:basedOn w:val="a"/>
    <w:next w:val="a"/>
    <w:link w:val="20"/>
    <w:autoRedefine/>
    <w:uiPriority w:val="9"/>
    <w:unhideWhenUsed/>
    <w:qFormat/>
    <w:rsid w:val="008F2636"/>
    <w:pPr>
      <w:keepNext/>
      <w:numPr>
        <w:numId w:val="23"/>
      </w:numPr>
      <w:tabs>
        <w:tab w:val="left" w:pos="960"/>
      </w:tabs>
      <w:ind w:leftChars="0" w:left="0"/>
      <w:outlineLvl w:val="1"/>
    </w:pPr>
    <w:rPr>
      <w:rFonts w:asciiTheme="majorHAnsi" w:eastAsia="微軟正黑體" w:hAnsiTheme="majorHAnsi" w:cstheme="majorBidi"/>
      <w:b/>
      <w:bCs/>
      <w:sz w:val="32"/>
      <w:szCs w:val="48"/>
    </w:rPr>
  </w:style>
  <w:style w:type="paragraph" w:styleId="3">
    <w:name w:val="heading 3"/>
    <w:next w:val="a"/>
    <w:link w:val="30"/>
    <w:autoRedefine/>
    <w:uiPriority w:val="9"/>
    <w:unhideWhenUsed/>
    <w:qFormat/>
    <w:rsid w:val="00B73E20"/>
    <w:pPr>
      <w:keepNext/>
      <w:numPr>
        <w:numId w:val="5"/>
      </w:numPr>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semiHidden/>
    <w:unhideWhenUsed/>
    <w:qFormat/>
    <w:rsid w:val="004441B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表格標題"/>
    <w:link w:val="a4"/>
    <w:autoRedefine/>
    <w:uiPriority w:val="1"/>
    <w:qFormat/>
    <w:rsid w:val="0091758E"/>
    <w:pPr>
      <w:adjustRightInd w:val="0"/>
      <w:snapToGrid w:val="0"/>
      <w:jc w:val="center"/>
    </w:pPr>
    <w:rPr>
      <w:rFonts w:eastAsia="微軟正黑體"/>
      <w:b/>
      <w:kern w:val="0"/>
      <w:sz w:val="32"/>
    </w:rPr>
  </w:style>
  <w:style w:type="character" w:customStyle="1" w:styleId="a4">
    <w:name w:val="無間距 字元"/>
    <w:aliases w:val="表格標題 字元"/>
    <w:basedOn w:val="a0"/>
    <w:link w:val="a3"/>
    <w:uiPriority w:val="1"/>
    <w:rsid w:val="0091758E"/>
    <w:rPr>
      <w:rFonts w:eastAsia="微軟正黑體"/>
      <w:b/>
      <w:kern w:val="0"/>
      <w:sz w:val="32"/>
    </w:rPr>
  </w:style>
  <w:style w:type="paragraph" w:styleId="a5">
    <w:name w:val="Note Heading"/>
    <w:basedOn w:val="a"/>
    <w:next w:val="a"/>
    <w:link w:val="a6"/>
    <w:uiPriority w:val="99"/>
    <w:unhideWhenUsed/>
    <w:rsid w:val="00496CE3"/>
    <w:pPr>
      <w:jc w:val="center"/>
    </w:pPr>
  </w:style>
  <w:style w:type="character" w:customStyle="1" w:styleId="a6">
    <w:name w:val="註釋標題 字元"/>
    <w:basedOn w:val="a0"/>
    <w:link w:val="a5"/>
    <w:uiPriority w:val="99"/>
    <w:rsid w:val="00496CE3"/>
  </w:style>
  <w:style w:type="paragraph" w:styleId="a7">
    <w:name w:val="Closing"/>
    <w:basedOn w:val="a"/>
    <w:link w:val="a8"/>
    <w:uiPriority w:val="99"/>
    <w:unhideWhenUsed/>
    <w:rsid w:val="00496CE3"/>
    <w:pPr>
      <w:ind w:leftChars="1800" w:left="100"/>
    </w:pPr>
  </w:style>
  <w:style w:type="character" w:customStyle="1" w:styleId="a8">
    <w:name w:val="結語 字元"/>
    <w:basedOn w:val="a0"/>
    <w:link w:val="a7"/>
    <w:uiPriority w:val="99"/>
    <w:rsid w:val="00496CE3"/>
  </w:style>
  <w:style w:type="paragraph" w:styleId="a9">
    <w:name w:val="List Paragraph"/>
    <w:basedOn w:val="a"/>
    <w:uiPriority w:val="34"/>
    <w:qFormat/>
    <w:rsid w:val="00496CE3"/>
    <w:pPr>
      <w:ind w:leftChars="200" w:left="480"/>
    </w:pPr>
  </w:style>
  <w:style w:type="character" w:customStyle="1" w:styleId="10">
    <w:name w:val="標題 1 字元"/>
    <w:basedOn w:val="a0"/>
    <w:link w:val="1"/>
    <w:uiPriority w:val="9"/>
    <w:rsid w:val="006D4981"/>
    <w:rPr>
      <w:rFonts w:ascii="微軟正黑體" w:eastAsia="微軟正黑體" w:hAnsi="微軟正黑體" w:cstheme="majorBidi"/>
      <w:b/>
      <w:bCs/>
      <w:kern w:val="52"/>
      <w:sz w:val="36"/>
      <w:szCs w:val="32"/>
    </w:rPr>
  </w:style>
  <w:style w:type="character" w:customStyle="1" w:styleId="20">
    <w:name w:val="標題 2 字元"/>
    <w:basedOn w:val="a0"/>
    <w:link w:val="2"/>
    <w:uiPriority w:val="9"/>
    <w:rsid w:val="00A40808"/>
    <w:rPr>
      <w:rFonts w:asciiTheme="majorHAnsi" w:eastAsia="微軟正黑體" w:hAnsiTheme="majorHAnsi" w:cstheme="majorBidi"/>
      <w:b/>
      <w:bCs/>
      <w:sz w:val="32"/>
      <w:szCs w:val="48"/>
    </w:rPr>
  </w:style>
  <w:style w:type="paragraph" w:styleId="aa">
    <w:name w:val="TOC Heading"/>
    <w:next w:val="a"/>
    <w:autoRedefine/>
    <w:uiPriority w:val="39"/>
    <w:unhideWhenUsed/>
    <w:qFormat/>
    <w:rsid w:val="009E3F79"/>
    <w:pPr>
      <w:keepLines/>
      <w:jc w:val="center"/>
    </w:pPr>
    <w:rPr>
      <w:rFonts w:ascii="微軟正黑體" w:eastAsia="微軟正黑體" w:hAnsi="微軟正黑體" w:cstheme="majorBidi"/>
      <w:b/>
      <w:kern w:val="0"/>
      <w:sz w:val="36"/>
      <w:szCs w:val="32"/>
    </w:rPr>
  </w:style>
  <w:style w:type="paragraph" w:styleId="21">
    <w:name w:val="toc 2"/>
    <w:basedOn w:val="a"/>
    <w:next w:val="a"/>
    <w:autoRedefine/>
    <w:uiPriority w:val="39"/>
    <w:unhideWhenUsed/>
    <w:rsid w:val="00496CE3"/>
    <w:pPr>
      <w:widowControl/>
      <w:spacing w:after="100" w:line="259" w:lineRule="auto"/>
      <w:ind w:leftChars="0" w:left="220"/>
    </w:pPr>
    <w:rPr>
      <w:rFonts w:cs="Times New Roman"/>
      <w:kern w:val="0"/>
      <w:sz w:val="22"/>
    </w:rPr>
  </w:style>
  <w:style w:type="paragraph" w:styleId="11">
    <w:name w:val="toc 1"/>
    <w:basedOn w:val="a"/>
    <w:next w:val="a"/>
    <w:autoRedefine/>
    <w:uiPriority w:val="39"/>
    <w:unhideWhenUsed/>
    <w:rsid w:val="00DB2FCF"/>
    <w:pPr>
      <w:widowControl/>
      <w:tabs>
        <w:tab w:val="left" w:pos="720"/>
        <w:tab w:val="right" w:leader="dot" w:pos="8296"/>
      </w:tabs>
      <w:spacing w:after="100" w:line="259" w:lineRule="auto"/>
      <w:ind w:leftChars="0" w:left="0"/>
    </w:pPr>
    <w:rPr>
      <w:rFonts w:cs="Times New Roman"/>
      <w:kern w:val="0"/>
      <w:sz w:val="22"/>
    </w:rPr>
  </w:style>
  <w:style w:type="paragraph" w:styleId="31">
    <w:name w:val="toc 3"/>
    <w:basedOn w:val="a"/>
    <w:next w:val="a"/>
    <w:autoRedefine/>
    <w:uiPriority w:val="39"/>
    <w:unhideWhenUsed/>
    <w:rsid w:val="00496CE3"/>
    <w:pPr>
      <w:widowControl/>
      <w:spacing w:after="100" w:line="259" w:lineRule="auto"/>
      <w:ind w:leftChars="0" w:left="440"/>
    </w:pPr>
    <w:rPr>
      <w:rFonts w:cs="Times New Roman"/>
      <w:kern w:val="0"/>
      <w:sz w:val="22"/>
    </w:rPr>
  </w:style>
  <w:style w:type="character" w:styleId="ab">
    <w:name w:val="Hyperlink"/>
    <w:basedOn w:val="a0"/>
    <w:uiPriority w:val="99"/>
    <w:unhideWhenUsed/>
    <w:rsid w:val="00614B7D"/>
    <w:rPr>
      <w:rFonts w:ascii="Times New Roman" w:eastAsiaTheme="minorEastAsia" w:hAnsi="Times New Roman"/>
      <w:color w:val="0563C1" w:themeColor="hyperlink"/>
      <w:u w:val="single"/>
    </w:rPr>
  </w:style>
  <w:style w:type="character" w:customStyle="1" w:styleId="30">
    <w:name w:val="標題 3 字元"/>
    <w:basedOn w:val="a0"/>
    <w:link w:val="3"/>
    <w:uiPriority w:val="9"/>
    <w:rsid w:val="00FD3E96"/>
    <w:rPr>
      <w:rFonts w:asciiTheme="majorHAnsi" w:eastAsiaTheme="majorEastAsia" w:hAnsiTheme="majorHAnsi" w:cstheme="majorBidi"/>
      <w:b/>
      <w:bCs/>
      <w:sz w:val="32"/>
      <w:szCs w:val="36"/>
    </w:rPr>
  </w:style>
  <w:style w:type="character" w:customStyle="1" w:styleId="40">
    <w:name w:val="標題 4 字元"/>
    <w:basedOn w:val="a0"/>
    <w:link w:val="4"/>
    <w:uiPriority w:val="9"/>
    <w:semiHidden/>
    <w:rsid w:val="004441BC"/>
    <w:rPr>
      <w:rFonts w:asciiTheme="majorHAnsi" w:eastAsiaTheme="majorEastAsia" w:hAnsiTheme="majorHAnsi" w:cstheme="majorBidi"/>
      <w:sz w:val="36"/>
      <w:szCs w:val="36"/>
    </w:rPr>
  </w:style>
  <w:style w:type="table" w:styleId="ac">
    <w:name w:val="Table Grid"/>
    <w:basedOn w:val="a1"/>
    <w:uiPriority w:val="39"/>
    <w:rsid w:val="0044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4441BC"/>
    <w:rPr>
      <w:sz w:val="18"/>
      <w:szCs w:val="18"/>
    </w:rPr>
  </w:style>
  <w:style w:type="paragraph" w:styleId="ae">
    <w:name w:val="annotation text"/>
    <w:basedOn w:val="a"/>
    <w:link w:val="af"/>
    <w:uiPriority w:val="99"/>
    <w:semiHidden/>
    <w:unhideWhenUsed/>
    <w:rsid w:val="004441BC"/>
    <w:pPr>
      <w:ind w:leftChars="0" w:left="0"/>
    </w:pPr>
  </w:style>
  <w:style w:type="character" w:customStyle="1" w:styleId="af">
    <w:name w:val="註解文字 字元"/>
    <w:basedOn w:val="a0"/>
    <w:link w:val="ae"/>
    <w:uiPriority w:val="99"/>
    <w:semiHidden/>
    <w:rsid w:val="004441BC"/>
  </w:style>
  <w:style w:type="character" w:styleId="af0">
    <w:name w:val="Strong"/>
    <w:basedOn w:val="a0"/>
    <w:uiPriority w:val="22"/>
    <w:qFormat/>
    <w:rsid w:val="004441BC"/>
    <w:rPr>
      <w:b/>
      <w:bCs/>
    </w:rPr>
  </w:style>
  <w:style w:type="paragraph" w:styleId="af1">
    <w:name w:val="Title"/>
    <w:basedOn w:val="a"/>
    <w:next w:val="a"/>
    <w:link w:val="af2"/>
    <w:autoRedefine/>
    <w:uiPriority w:val="10"/>
    <w:qFormat/>
    <w:rsid w:val="00B92BCA"/>
    <w:pPr>
      <w:spacing w:before="240" w:after="120" w:line="360" w:lineRule="auto"/>
      <w:jc w:val="center"/>
      <w:outlineLvl w:val="0"/>
    </w:pPr>
    <w:rPr>
      <w:rFonts w:asciiTheme="majorHAnsi" w:eastAsia="微軟正黑體" w:hAnsiTheme="majorHAnsi" w:cstheme="majorBidi"/>
      <w:b/>
      <w:bCs/>
      <w:sz w:val="36"/>
      <w:szCs w:val="32"/>
    </w:rPr>
  </w:style>
  <w:style w:type="character" w:customStyle="1" w:styleId="af2">
    <w:name w:val="標題 字元"/>
    <w:basedOn w:val="a0"/>
    <w:link w:val="af1"/>
    <w:uiPriority w:val="10"/>
    <w:rsid w:val="00B92BCA"/>
    <w:rPr>
      <w:rFonts w:asciiTheme="majorHAnsi" w:eastAsia="微軟正黑體" w:hAnsiTheme="majorHAnsi" w:cstheme="majorBidi"/>
      <w:b/>
      <w:bCs/>
      <w:sz w:val="36"/>
      <w:szCs w:val="32"/>
    </w:rPr>
  </w:style>
  <w:style w:type="paragraph" w:styleId="af3">
    <w:name w:val="header"/>
    <w:basedOn w:val="a"/>
    <w:link w:val="af4"/>
    <w:uiPriority w:val="99"/>
    <w:unhideWhenUsed/>
    <w:rsid w:val="00C1303D"/>
    <w:pPr>
      <w:tabs>
        <w:tab w:val="center" w:pos="4153"/>
        <w:tab w:val="right" w:pos="8306"/>
      </w:tabs>
      <w:snapToGrid w:val="0"/>
    </w:pPr>
    <w:rPr>
      <w:sz w:val="20"/>
      <w:szCs w:val="20"/>
    </w:rPr>
  </w:style>
  <w:style w:type="character" w:customStyle="1" w:styleId="af4">
    <w:name w:val="頁首 字元"/>
    <w:basedOn w:val="a0"/>
    <w:link w:val="af3"/>
    <w:uiPriority w:val="99"/>
    <w:rsid w:val="00C1303D"/>
    <w:rPr>
      <w:sz w:val="20"/>
      <w:szCs w:val="20"/>
    </w:rPr>
  </w:style>
  <w:style w:type="paragraph" w:styleId="af5">
    <w:name w:val="footer"/>
    <w:basedOn w:val="a"/>
    <w:link w:val="af6"/>
    <w:uiPriority w:val="99"/>
    <w:unhideWhenUsed/>
    <w:rsid w:val="00C1303D"/>
    <w:pPr>
      <w:tabs>
        <w:tab w:val="center" w:pos="4153"/>
        <w:tab w:val="right" w:pos="8306"/>
      </w:tabs>
      <w:snapToGrid w:val="0"/>
    </w:pPr>
    <w:rPr>
      <w:sz w:val="20"/>
      <w:szCs w:val="20"/>
    </w:rPr>
  </w:style>
  <w:style w:type="character" w:customStyle="1" w:styleId="af6">
    <w:name w:val="頁尾 字元"/>
    <w:basedOn w:val="a0"/>
    <w:link w:val="af5"/>
    <w:uiPriority w:val="99"/>
    <w:rsid w:val="00C1303D"/>
    <w:rPr>
      <w:sz w:val="20"/>
      <w:szCs w:val="20"/>
    </w:rPr>
  </w:style>
  <w:style w:type="paragraph" w:styleId="af7">
    <w:name w:val="Intense Quote"/>
    <w:basedOn w:val="a"/>
    <w:next w:val="a"/>
    <w:link w:val="af8"/>
    <w:uiPriority w:val="30"/>
    <w:qFormat/>
    <w:rsid w:val="0051596B"/>
    <w:pPr>
      <w:pBdr>
        <w:top w:val="single" w:sz="4" w:space="10" w:color="4472C4" w:themeColor="accent1"/>
        <w:bottom w:val="single" w:sz="4" w:space="10" w:color="4472C4" w:themeColor="accent1"/>
      </w:pBdr>
      <w:spacing w:line="360" w:lineRule="auto"/>
      <w:ind w:leftChars="300" w:left="300"/>
    </w:pPr>
    <w:rPr>
      <w:b/>
      <w:iCs/>
      <w:color w:val="C00000"/>
      <w:sz w:val="24"/>
    </w:rPr>
  </w:style>
  <w:style w:type="character" w:customStyle="1" w:styleId="af8">
    <w:name w:val="鮮明引文 字元"/>
    <w:basedOn w:val="a0"/>
    <w:link w:val="af7"/>
    <w:uiPriority w:val="30"/>
    <w:rsid w:val="0051596B"/>
    <w:rPr>
      <w:b/>
      <w:iCs/>
      <w:color w:val="C00000"/>
    </w:rPr>
  </w:style>
  <w:style w:type="table" w:styleId="4-3">
    <w:name w:val="Grid Table 4 Accent 3"/>
    <w:basedOn w:val="a1"/>
    <w:uiPriority w:val="49"/>
    <w:rsid w:val="00866B9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f9">
    <w:name w:val="表格內容"/>
    <w:basedOn w:val="a"/>
    <w:link w:val="afa"/>
    <w:autoRedefine/>
    <w:qFormat/>
    <w:rsid w:val="001301C2"/>
    <w:pPr>
      <w:ind w:leftChars="0" w:left="0"/>
      <w:jc w:val="center"/>
    </w:pPr>
    <w:rPr>
      <w:rFonts w:ascii="Times New Roman" w:eastAsia="新細明體" w:hAnsi="Times New Roman" w:cs="Times New Roman"/>
      <w:bCs/>
      <w:color w:val="000000"/>
      <w:kern w:val="0"/>
      <w:szCs w:val="28"/>
    </w:rPr>
  </w:style>
  <w:style w:type="table" w:styleId="1-6">
    <w:name w:val="Grid Table 1 Light Accent 6"/>
    <w:basedOn w:val="a1"/>
    <w:uiPriority w:val="46"/>
    <w:rsid w:val="00717F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fa">
    <w:name w:val="表格內容 字元"/>
    <w:basedOn w:val="a0"/>
    <w:link w:val="af9"/>
    <w:rsid w:val="00827DFC"/>
    <w:rPr>
      <w:rFonts w:ascii="Times New Roman" w:eastAsia="新細明體" w:hAnsi="Times New Roman" w:cs="Times New Roman"/>
      <w:bCs/>
      <w:color w:val="000000"/>
      <w:kern w:val="0"/>
      <w:sz w:val="28"/>
      <w:szCs w:val="28"/>
    </w:rPr>
  </w:style>
  <w:style w:type="table" w:styleId="3-3">
    <w:name w:val="List Table 3 Accent 3"/>
    <w:basedOn w:val="a1"/>
    <w:uiPriority w:val="48"/>
    <w:rsid w:val="00717F0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fb">
    <w:name w:val="caption"/>
    <w:basedOn w:val="a"/>
    <w:next w:val="a"/>
    <w:link w:val="afc"/>
    <w:uiPriority w:val="35"/>
    <w:unhideWhenUsed/>
    <w:qFormat/>
    <w:rsid w:val="00717F09"/>
    <w:rPr>
      <w:sz w:val="20"/>
      <w:szCs w:val="20"/>
    </w:rPr>
  </w:style>
  <w:style w:type="paragraph" w:customStyle="1" w:styleId="afd">
    <w:name w:val="圖表說明"/>
    <w:link w:val="afe"/>
    <w:qFormat/>
    <w:rsid w:val="006F5091"/>
    <w:pPr>
      <w:spacing w:before="120" w:after="120"/>
      <w:jc w:val="center"/>
    </w:pPr>
    <w:rPr>
      <w:rFonts w:ascii="Times New Roman" w:eastAsia="新細明體" w:hAnsi="Times New Roman" w:cs="Times New Roman (本文 CS 字型)"/>
      <w:sz w:val="28"/>
      <w:szCs w:val="20"/>
    </w:rPr>
  </w:style>
  <w:style w:type="paragraph" w:customStyle="1" w:styleId="aff">
    <w:name w:val="目錄格式"/>
    <w:link w:val="aff0"/>
    <w:autoRedefine/>
    <w:qFormat/>
    <w:rsid w:val="00282F0E"/>
    <w:pPr>
      <w:tabs>
        <w:tab w:val="left" w:pos="720"/>
        <w:tab w:val="right" w:leader="dot" w:pos="8296"/>
      </w:tabs>
    </w:pPr>
    <w:rPr>
      <w:rFonts w:eastAsia="微軟正黑體" w:cs="Times New Roman"/>
      <w:noProof/>
      <w:kern w:val="0"/>
    </w:rPr>
  </w:style>
  <w:style w:type="character" w:customStyle="1" w:styleId="afe">
    <w:name w:val="圖表說明 字元"/>
    <w:basedOn w:val="a0"/>
    <w:link w:val="afd"/>
    <w:rsid w:val="006F5091"/>
    <w:rPr>
      <w:rFonts w:ascii="Times New Roman" w:eastAsia="新細明體" w:hAnsi="Times New Roman" w:cs="Times New Roman (本文 CS 字型)"/>
      <w:sz w:val="28"/>
      <w:szCs w:val="20"/>
    </w:rPr>
  </w:style>
  <w:style w:type="paragraph" w:styleId="aff1">
    <w:name w:val="table of figures"/>
    <w:basedOn w:val="a"/>
    <w:next w:val="a"/>
    <w:uiPriority w:val="99"/>
    <w:unhideWhenUsed/>
    <w:rsid w:val="003E2899"/>
    <w:pPr>
      <w:ind w:leftChars="400" w:left="0" w:hangingChars="200" w:hanging="200"/>
    </w:pPr>
  </w:style>
  <w:style w:type="character" w:customStyle="1" w:styleId="aff0">
    <w:name w:val="目錄格式 字元"/>
    <w:basedOn w:val="a0"/>
    <w:link w:val="aff"/>
    <w:rsid w:val="00282F0E"/>
    <w:rPr>
      <w:rFonts w:eastAsia="微軟正黑體" w:cs="Times New Roman"/>
      <w:noProof/>
      <w:kern w:val="0"/>
    </w:rPr>
  </w:style>
  <w:style w:type="paragraph" w:styleId="aff2">
    <w:name w:val="Date"/>
    <w:basedOn w:val="a"/>
    <w:next w:val="a"/>
    <w:link w:val="aff3"/>
    <w:uiPriority w:val="99"/>
    <w:semiHidden/>
    <w:unhideWhenUsed/>
    <w:rsid w:val="003243EE"/>
    <w:pPr>
      <w:jc w:val="right"/>
    </w:pPr>
  </w:style>
  <w:style w:type="character" w:customStyle="1" w:styleId="aff3">
    <w:name w:val="日期 字元"/>
    <w:basedOn w:val="a0"/>
    <w:link w:val="aff2"/>
    <w:uiPriority w:val="99"/>
    <w:semiHidden/>
    <w:rsid w:val="003243EE"/>
    <w:rPr>
      <w:sz w:val="28"/>
    </w:rPr>
  </w:style>
  <w:style w:type="paragraph" w:styleId="aff4">
    <w:name w:val="annotation subject"/>
    <w:basedOn w:val="ae"/>
    <w:next w:val="ae"/>
    <w:link w:val="aff5"/>
    <w:uiPriority w:val="99"/>
    <w:semiHidden/>
    <w:unhideWhenUsed/>
    <w:rsid w:val="002D3DD9"/>
    <w:pPr>
      <w:ind w:leftChars="600" w:left="600"/>
    </w:pPr>
    <w:rPr>
      <w:b/>
      <w:bCs/>
    </w:rPr>
  </w:style>
  <w:style w:type="character" w:customStyle="1" w:styleId="aff5">
    <w:name w:val="註解主旨 字元"/>
    <w:basedOn w:val="af"/>
    <w:link w:val="aff4"/>
    <w:uiPriority w:val="99"/>
    <w:semiHidden/>
    <w:rsid w:val="002D3DD9"/>
    <w:rPr>
      <w:b/>
      <w:bCs/>
      <w:sz w:val="28"/>
    </w:rPr>
  </w:style>
  <w:style w:type="paragraph" w:customStyle="1" w:styleId="0">
    <w:name w:val="第0階內文格式"/>
    <w:basedOn w:val="a"/>
    <w:autoRedefine/>
    <w:qFormat/>
    <w:rsid w:val="00A40808"/>
    <w:pPr>
      <w:spacing w:line="360" w:lineRule="auto"/>
      <w:ind w:leftChars="200" w:left="560"/>
    </w:pPr>
    <w:rPr>
      <w:rFonts w:asciiTheme="minorEastAsia" w:hAnsiTheme="minorEastAsia"/>
      <w:color w:val="0000FF"/>
      <w:sz w:val="24"/>
      <w:szCs w:val="24"/>
    </w:rPr>
  </w:style>
  <w:style w:type="paragraph" w:customStyle="1" w:styleId="1-">
    <w:name w:val="標題1-內文"/>
    <w:basedOn w:val="a"/>
    <w:link w:val="1-0"/>
    <w:qFormat/>
    <w:rsid w:val="0051596B"/>
    <w:pPr>
      <w:ind w:leftChars="200" w:left="200"/>
    </w:pPr>
    <w:rPr>
      <w:sz w:val="24"/>
    </w:rPr>
  </w:style>
  <w:style w:type="character" w:customStyle="1" w:styleId="1-0">
    <w:name w:val="標題1-內文 字元"/>
    <w:basedOn w:val="a0"/>
    <w:link w:val="1-"/>
    <w:rsid w:val="0051596B"/>
  </w:style>
  <w:style w:type="paragraph" w:styleId="aff6">
    <w:name w:val="Balloon Text"/>
    <w:basedOn w:val="a"/>
    <w:link w:val="aff7"/>
    <w:uiPriority w:val="99"/>
    <w:semiHidden/>
    <w:unhideWhenUsed/>
    <w:rsid w:val="003D234C"/>
    <w:rPr>
      <w:rFonts w:asciiTheme="majorHAnsi" w:eastAsiaTheme="majorEastAsia" w:hAnsiTheme="majorHAnsi" w:cstheme="majorBidi"/>
      <w:sz w:val="18"/>
      <w:szCs w:val="18"/>
    </w:rPr>
  </w:style>
  <w:style w:type="character" w:customStyle="1" w:styleId="aff7">
    <w:name w:val="註解方塊文字 字元"/>
    <w:basedOn w:val="a0"/>
    <w:link w:val="aff6"/>
    <w:uiPriority w:val="99"/>
    <w:semiHidden/>
    <w:rsid w:val="003D234C"/>
    <w:rPr>
      <w:rFonts w:asciiTheme="majorHAnsi" w:eastAsiaTheme="majorEastAsia" w:hAnsiTheme="majorHAnsi" w:cstheme="majorBidi"/>
      <w:sz w:val="18"/>
      <w:szCs w:val="18"/>
    </w:rPr>
  </w:style>
  <w:style w:type="paragraph" w:customStyle="1" w:styleId="paragraph">
    <w:name w:val="paragraph"/>
    <w:basedOn w:val="a"/>
    <w:rsid w:val="003E44D4"/>
    <w:pPr>
      <w:widowControl/>
      <w:spacing w:before="100" w:beforeAutospacing="1" w:after="100" w:afterAutospacing="1"/>
      <w:ind w:leftChars="0" w:left="0"/>
    </w:pPr>
    <w:rPr>
      <w:rFonts w:ascii="新細明體" w:eastAsia="新細明體" w:hAnsi="新細明體" w:cs="新細明體"/>
      <w:kern w:val="0"/>
      <w:sz w:val="24"/>
      <w:szCs w:val="24"/>
    </w:rPr>
  </w:style>
  <w:style w:type="character" w:customStyle="1" w:styleId="normaltextrun">
    <w:name w:val="normaltextrun"/>
    <w:basedOn w:val="a0"/>
    <w:rsid w:val="003E44D4"/>
  </w:style>
  <w:style w:type="character" w:customStyle="1" w:styleId="eop">
    <w:name w:val="eop"/>
    <w:basedOn w:val="a0"/>
    <w:rsid w:val="003E44D4"/>
  </w:style>
  <w:style w:type="paragraph" w:styleId="aff8">
    <w:name w:val="Revision"/>
    <w:hidden/>
    <w:uiPriority w:val="99"/>
    <w:semiHidden/>
    <w:rsid w:val="00E73AFC"/>
    <w:rPr>
      <w:sz w:val="28"/>
    </w:rPr>
  </w:style>
  <w:style w:type="character" w:customStyle="1" w:styleId="wacimagecontainer">
    <w:name w:val="wacimagecontainer"/>
    <w:basedOn w:val="a0"/>
    <w:rsid w:val="00FC6AA7"/>
  </w:style>
  <w:style w:type="character" w:styleId="aff9">
    <w:name w:val="page number"/>
    <w:basedOn w:val="a0"/>
    <w:uiPriority w:val="99"/>
    <w:semiHidden/>
    <w:unhideWhenUsed/>
    <w:rsid w:val="009445DC"/>
  </w:style>
  <w:style w:type="character" w:styleId="affa">
    <w:name w:val="Unresolved Mention"/>
    <w:basedOn w:val="a0"/>
    <w:uiPriority w:val="99"/>
    <w:semiHidden/>
    <w:unhideWhenUsed/>
    <w:rsid w:val="008C7564"/>
    <w:rPr>
      <w:color w:val="605E5C"/>
      <w:shd w:val="clear" w:color="auto" w:fill="E1DFDD"/>
    </w:rPr>
  </w:style>
  <w:style w:type="paragraph" w:customStyle="1" w:styleId="affb">
    <w:name w:val="圖"/>
    <w:basedOn w:val="afb"/>
    <w:link w:val="affc"/>
    <w:qFormat/>
    <w:rsid w:val="004551E7"/>
    <w:pPr>
      <w:ind w:leftChars="0" w:left="0"/>
      <w:jc w:val="center"/>
    </w:pPr>
    <w:rPr>
      <w:sz w:val="28"/>
    </w:rPr>
  </w:style>
  <w:style w:type="character" w:customStyle="1" w:styleId="afc">
    <w:name w:val="標號 字元"/>
    <w:basedOn w:val="a0"/>
    <w:link w:val="afb"/>
    <w:uiPriority w:val="35"/>
    <w:rsid w:val="00E46D98"/>
    <w:rPr>
      <w:sz w:val="20"/>
      <w:szCs w:val="20"/>
    </w:rPr>
  </w:style>
  <w:style w:type="character" w:customStyle="1" w:styleId="affc">
    <w:name w:val="圖 字元"/>
    <w:basedOn w:val="afc"/>
    <w:link w:val="affb"/>
    <w:rsid w:val="004551E7"/>
    <w:rPr>
      <w:sz w:val="28"/>
      <w:szCs w:val="20"/>
    </w:rPr>
  </w:style>
  <w:style w:type="character" w:customStyle="1" w:styleId="oypena">
    <w:name w:val="oypena"/>
    <w:basedOn w:val="a0"/>
    <w:rsid w:val="00474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1954">
      <w:bodyDiv w:val="1"/>
      <w:marLeft w:val="0"/>
      <w:marRight w:val="0"/>
      <w:marTop w:val="0"/>
      <w:marBottom w:val="0"/>
      <w:divBdr>
        <w:top w:val="none" w:sz="0" w:space="0" w:color="auto"/>
        <w:left w:val="none" w:sz="0" w:space="0" w:color="auto"/>
        <w:bottom w:val="none" w:sz="0" w:space="0" w:color="auto"/>
        <w:right w:val="none" w:sz="0" w:space="0" w:color="auto"/>
      </w:divBdr>
    </w:div>
    <w:div w:id="150219795">
      <w:bodyDiv w:val="1"/>
      <w:marLeft w:val="0"/>
      <w:marRight w:val="0"/>
      <w:marTop w:val="0"/>
      <w:marBottom w:val="0"/>
      <w:divBdr>
        <w:top w:val="none" w:sz="0" w:space="0" w:color="auto"/>
        <w:left w:val="none" w:sz="0" w:space="0" w:color="auto"/>
        <w:bottom w:val="none" w:sz="0" w:space="0" w:color="auto"/>
        <w:right w:val="none" w:sz="0" w:space="0" w:color="auto"/>
      </w:divBdr>
    </w:div>
    <w:div w:id="177156014">
      <w:bodyDiv w:val="1"/>
      <w:marLeft w:val="0"/>
      <w:marRight w:val="0"/>
      <w:marTop w:val="0"/>
      <w:marBottom w:val="0"/>
      <w:divBdr>
        <w:top w:val="none" w:sz="0" w:space="0" w:color="auto"/>
        <w:left w:val="none" w:sz="0" w:space="0" w:color="auto"/>
        <w:bottom w:val="none" w:sz="0" w:space="0" w:color="auto"/>
        <w:right w:val="none" w:sz="0" w:space="0" w:color="auto"/>
      </w:divBdr>
      <w:divsChild>
        <w:div w:id="913666626">
          <w:marLeft w:val="0"/>
          <w:marRight w:val="0"/>
          <w:marTop w:val="0"/>
          <w:marBottom w:val="0"/>
          <w:divBdr>
            <w:top w:val="none" w:sz="0" w:space="0" w:color="auto"/>
            <w:left w:val="none" w:sz="0" w:space="0" w:color="auto"/>
            <w:bottom w:val="none" w:sz="0" w:space="0" w:color="auto"/>
            <w:right w:val="none" w:sz="0" w:space="0" w:color="auto"/>
          </w:divBdr>
        </w:div>
        <w:div w:id="2145076326">
          <w:marLeft w:val="0"/>
          <w:marRight w:val="0"/>
          <w:marTop w:val="0"/>
          <w:marBottom w:val="0"/>
          <w:divBdr>
            <w:top w:val="none" w:sz="0" w:space="0" w:color="auto"/>
            <w:left w:val="none" w:sz="0" w:space="0" w:color="auto"/>
            <w:bottom w:val="none" w:sz="0" w:space="0" w:color="auto"/>
            <w:right w:val="none" w:sz="0" w:space="0" w:color="auto"/>
          </w:divBdr>
        </w:div>
      </w:divsChild>
    </w:div>
    <w:div w:id="186409532">
      <w:bodyDiv w:val="1"/>
      <w:marLeft w:val="0"/>
      <w:marRight w:val="0"/>
      <w:marTop w:val="0"/>
      <w:marBottom w:val="0"/>
      <w:divBdr>
        <w:top w:val="none" w:sz="0" w:space="0" w:color="auto"/>
        <w:left w:val="none" w:sz="0" w:space="0" w:color="auto"/>
        <w:bottom w:val="none" w:sz="0" w:space="0" w:color="auto"/>
        <w:right w:val="none" w:sz="0" w:space="0" w:color="auto"/>
      </w:divBdr>
      <w:divsChild>
        <w:div w:id="79178253">
          <w:marLeft w:val="0"/>
          <w:marRight w:val="0"/>
          <w:marTop w:val="0"/>
          <w:marBottom w:val="0"/>
          <w:divBdr>
            <w:top w:val="none" w:sz="0" w:space="0" w:color="auto"/>
            <w:left w:val="none" w:sz="0" w:space="0" w:color="auto"/>
            <w:bottom w:val="none" w:sz="0" w:space="0" w:color="auto"/>
            <w:right w:val="none" w:sz="0" w:space="0" w:color="auto"/>
          </w:divBdr>
          <w:divsChild>
            <w:div w:id="634067016">
              <w:marLeft w:val="0"/>
              <w:marRight w:val="0"/>
              <w:marTop w:val="0"/>
              <w:marBottom w:val="0"/>
              <w:divBdr>
                <w:top w:val="none" w:sz="0" w:space="0" w:color="auto"/>
                <w:left w:val="none" w:sz="0" w:space="0" w:color="auto"/>
                <w:bottom w:val="none" w:sz="0" w:space="0" w:color="auto"/>
                <w:right w:val="none" w:sz="0" w:space="0" w:color="auto"/>
              </w:divBdr>
            </w:div>
          </w:divsChild>
        </w:div>
        <w:div w:id="150760390">
          <w:marLeft w:val="0"/>
          <w:marRight w:val="0"/>
          <w:marTop w:val="0"/>
          <w:marBottom w:val="0"/>
          <w:divBdr>
            <w:top w:val="none" w:sz="0" w:space="0" w:color="auto"/>
            <w:left w:val="none" w:sz="0" w:space="0" w:color="auto"/>
            <w:bottom w:val="none" w:sz="0" w:space="0" w:color="auto"/>
            <w:right w:val="none" w:sz="0" w:space="0" w:color="auto"/>
          </w:divBdr>
          <w:divsChild>
            <w:div w:id="215942842">
              <w:marLeft w:val="0"/>
              <w:marRight w:val="0"/>
              <w:marTop w:val="0"/>
              <w:marBottom w:val="0"/>
              <w:divBdr>
                <w:top w:val="none" w:sz="0" w:space="0" w:color="auto"/>
                <w:left w:val="none" w:sz="0" w:space="0" w:color="auto"/>
                <w:bottom w:val="none" w:sz="0" w:space="0" w:color="auto"/>
                <w:right w:val="none" w:sz="0" w:space="0" w:color="auto"/>
              </w:divBdr>
            </w:div>
          </w:divsChild>
        </w:div>
        <w:div w:id="328682467">
          <w:marLeft w:val="0"/>
          <w:marRight w:val="0"/>
          <w:marTop w:val="0"/>
          <w:marBottom w:val="0"/>
          <w:divBdr>
            <w:top w:val="none" w:sz="0" w:space="0" w:color="auto"/>
            <w:left w:val="none" w:sz="0" w:space="0" w:color="auto"/>
            <w:bottom w:val="none" w:sz="0" w:space="0" w:color="auto"/>
            <w:right w:val="none" w:sz="0" w:space="0" w:color="auto"/>
          </w:divBdr>
          <w:divsChild>
            <w:div w:id="19210859">
              <w:marLeft w:val="0"/>
              <w:marRight w:val="0"/>
              <w:marTop w:val="0"/>
              <w:marBottom w:val="0"/>
              <w:divBdr>
                <w:top w:val="none" w:sz="0" w:space="0" w:color="auto"/>
                <w:left w:val="none" w:sz="0" w:space="0" w:color="auto"/>
                <w:bottom w:val="none" w:sz="0" w:space="0" w:color="auto"/>
                <w:right w:val="none" w:sz="0" w:space="0" w:color="auto"/>
              </w:divBdr>
            </w:div>
            <w:div w:id="46682165">
              <w:marLeft w:val="0"/>
              <w:marRight w:val="0"/>
              <w:marTop w:val="0"/>
              <w:marBottom w:val="0"/>
              <w:divBdr>
                <w:top w:val="none" w:sz="0" w:space="0" w:color="auto"/>
                <w:left w:val="none" w:sz="0" w:space="0" w:color="auto"/>
                <w:bottom w:val="none" w:sz="0" w:space="0" w:color="auto"/>
                <w:right w:val="none" w:sz="0" w:space="0" w:color="auto"/>
              </w:divBdr>
            </w:div>
            <w:div w:id="112528091">
              <w:marLeft w:val="0"/>
              <w:marRight w:val="0"/>
              <w:marTop w:val="0"/>
              <w:marBottom w:val="0"/>
              <w:divBdr>
                <w:top w:val="none" w:sz="0" w:space="0" w:color="auto"/>
                <w:left w:val="none" w:sz="0" w:space="0" w:color="auto"/>
                <w:bottom w:val="none" w:sz="0" w:space="0" w:color="auto"/>
                <w:right w:val="none" w:sz="0" w:space="0" w:color="auto"/>
              </w:divBdr>
            </w:div>
            <w:div w:id="156505279">
              <w:marLeft w:val="0"/>
              <w:marRight w:val="0"/>
              <w:marTop w:val="0"/>
              <w:marBottom w:val="0"/>
              <w:divBdr>
                <w:top w:val="none" w:sz="0" w:space="0" w:color="auto"/>
                <w:left w:val="none" w:sz="0" w:space="0" w:color="auto"/>
                <w:bottom w:val="none" w:sz="0" w:space="0" w:color="auto"/>
                <w:right w:val="none" w:sz="0" w:space="0" w:color="auto"/>
              </w:divBdr>
            </w:div>
            <w:div w:id="317922343">
              <w:marLeft w:val="0"/>
              <w:marRight w:val="0"/>
              <w:marTop w:val="0"/>
              <w:marBottom w:val="0"/>
              <w:divBdr>
                <w:top w:val="none" w:sz="0" w:space="0" w:color="auto"/>
                <w:left w:val="none" w:sz="0" w:space="0" w:color="auto"/>
                <w:bottom w:val="none" w:sz="0" w:space="0" w:color="auto"/>
                <w:right w:val="none" w:sz="0" w:space="0" w:color="auto"/>
              </w:divBdr>
            </w:div>
          </w:divsChild>
        </w:div>
        <w:div w:id="341133203">
          <w:marLeft w:val="0"/>
          <w:marRight w:val="0"/>
          <w:marTop w:val="0"/>
          <w:marBottom w:val="0"/>
          <w:divBdr>
            <w:top w:val="none" w:sz="0" w:space="0" w:color="auto"/>
            <w:left w:val="none" w:sz="0" w:space="0" w:color="auto"/>
            <w:bottom w:val="none" w:sz="0" w:space="0" w:color="auto"/>
            <w:right w:val="none" w:sz="0" w:space="0" w:color="auto"/>
          </w:divBdr>
          <w:divsChild>
            <w:div w:id="1307660638">
              <w:marLeft w:val="0"/>
              <w:marRight w:val="0"/>
              <w:marTop w:val="0"/>
              <w:marBottom w:val="0"/>
              <w:divBdr>
                <w:top w:val="none" w:sz="0" w:space="0" w:color="auto"/>
                <w:left w:val="none" w:sz="0" w:space="0" w:color="auto"/>
                <w:bottom w:val="none" w:sz="0" w:space="0" w:color="auto"/>
                <w:right w:val="none" w:sz="0" w:space="0" w:color="auto"/>
              </w:divBdr>
            </w:div>
          </w:divsChild>
        </w:div>
        <w:div w:id="446045866">
          <w:marLeft w:val="0"/>
          <w:marRight w:val="0"/>
          <w:marTop w:val="0"/>
          <w:marBottom w:val="0"/>
          <w:divBdr>
            <w:top w:val="none" w:sz="0" w:space="0" w:color="auto"/>
            <w:left w:val="none" w:sz="0" w:space="0" w:color="auto"/>
            <w:bottom w:val="none" w:sz="0" w:space="0" w:color="auto"/>
            <w:right w:val="none" w:sz="0" w:space="0" w:color="auto"/>
          </w:divBdr>
          <w:divsChild>
            <w:div w:id="810942878">
              <w:marLeft w:val="0"/>
              <w:marRight w:val="0"/>
              <w:marTop w:val="0"/>
              <w:marBottom w:val="0"/>
              <w:divBdr>
                <w:top w:val="none" w:sz="0" w:space="0" w:color="auto"/>
                <w:left w:val="none" w:sz="0" w:space="0" w:color="auto"/>
                <w:bottom w:val="none" w:sz="0" w:space="0" w:color="auto"/>
                <w:right w:val="none" w:sz="0" w:space="0" w:color="auto"/>
              </w:divBdr>
            </w:div>
          </w:divsChild>
        </w:div>
        <w:div w:id="628323026">
          <w:marLeft w:val="0"/>
          <w:marRight w:val="0"/>
          <w:marTop w:val="0"/>
          <w:marBottom w:val="0"/>
          <w:divBdr>
            <w:top w:val="none" w:sz="0" w:space="0" w:color="auto"/>
            <w:left w:val="none" w:sz="0" w:space="0" w:color="auto"/>
            <w:bottom w:val="none" w:sz="0" w:space="0" w:color="auto"/>
            <w:right w:val="none" w:sz="0" w:space="0" w:color="auto"/>
          </w:divBdr>
          <w:divsChild>
            <w:div w:id="103044637">
              <w:marLeft w:val="0"/>
              <w:marRight w:val="0"/>
              <w:marTop w:val="0"/>
              <w:marBottom w:val="0"/>
              <w:divBdr>
                <w:top w:val="none" w:sz="0" w:space="0" w:color="auto"/>
                <w:left w:val="none" w:sz="0" w:space="0" w:color="auto"/>
                <w:bottom w:val="none" w:sz="0" w:space="0" w:color="auto"/>
                <w:right w:val="none" w:sz="0" w:space="0" w:color="auto"/>
              </w:divBdr>
            </w:div>
          </w:divsChild>
        </w:div>
        <w:div w:id="686953557">
          <w:marLeft w:val="0"/>
          <w:marRight w:val="0"/>
          <w:marTop w:val="0"/>
          <w:marBottom w:val="0"/>
          <w:divBdr>
            <w:top w:val="none" w:sz="0" w:space="0" w:color="auto"/>
            <w:left w:val="none" w:sz="0" w:space="0" w:color="auto"/>
            <w:bottom w:val="none" w:sz="0" w:space="0" w:color="auto"/>
            <w:right w:val="none" w:sz="0" w:space="0" w:color="auto"/>
          </w:divBdr>
          <w:divsChild>
            <w:div w:id="1311062421">
              <w:marLeft w:val="0"/>
              <w:marRight w:val="0"/>
              <w:marTop w:val="0"/>
              <w:marBottom w:val="0"/>
              <w:divBdr>
                <w:top w:val="none" w:sz="0" w:space="0" w:color="auto"/>
                <w:left w:val="none" w:sz="0" w:space="0" w:color="auto"/>
                <w:bottom w:val="none" w:sz="0" w:space="0" w:color="auto"/>
                <w:right w:val="none" w:sz="0" w:space="0" w:color="auto"/>
              </w:divBdr>
            </w:div>
          </w:divsChild>
        </w:div>
        <w:div w:id="1055933390">
          <w:marLeft w:val="0"/>
          <w:marRight w:val="0"/>
          <w:marTop w:val="0"/>
          <w:marBottom w:val="0"/>
          <w:divBdr>
            <w:top w:val="none" w:sz="0" w:space="0" w:color="auto"/>
            <w:left w:val="none" w:sz="0" w:space="0" w:color="auto"/>
            <w:bottom w:val="none" w:sz="0" w:space="0" w:color="auto"/>
            <w:right w:val="none" w:sz="0" w:space="0" w:color="auto"/>
          </w:divBdr>
          <w:divsChild>
            <w:div w:id="35550965">
              <w:marLeft w:val="0"/>
              <w:marRight w:val="0"/>
              <w:marTop w:val="0"/>
              <w:marBottom w:val="0"/>
              <w:divBdr>
                <w:top w:val="none" w:sz="0" w:space="0" w:color="auto"/>
                <w:left w:val="none" w:sz="0" w:space="0" w:color="auto"/>
                <w:bottom w:val="none" w:sz="0" w:space="0" w:color="auto"/>
                <w:right w:val="none" w:sz="0" w:space="0" w:color="auto"/>
              </w:divBdr>
            </w:div>
          </w:divsChild>
        </w:div>
        <w:div w:id="1166900241">
          <w:marLeft w:val="0"/>
          <w:marRight w:val="0"/>
          <w:marTop w:val="0"/>
          <w:marBottom w:val="0"/>
          <w:divBdr>
            <w:top w:val="none" w:sz="0" w:space="0" w:color="auto"/>
            <w:left w:val="none" w:sz="0" w:space="0" w:color="auto"/>
            <w:bottom w:val="none" w:sz="0" w:space="0" w:color="auto"/>
            <w:right w:val="none" w:sz="0" w:space="0" w:color="auto"/>
          </w:divBdr>
          <w:divsChild>
            <w:div w:id="1665741155">
              <w:marLeft w:val="0"/>
              <w:marRight w:val="0"/>
              <w:marTop w:val="0"/>
              <w:marBottom w:val="0"/>
              <w:divBdr>
                <w:top w:val="none" w:sz="0" w:space="0" w:color="auto"/>
                <w:left w:val="none" w:sz="0" w:space="0" w:color="auto"/>
                <w:bottom w:val="none" w:sz="0" w:space="0" w:color="auto"/>
                <w:right w:val="none" w:sz="0" w:space="0" w:color="auto"/>
              </w:divBdr>
            </w:div>
          </w:divsChild>
        </w:div>
        <w:div w:id="1418408025">
          <w:marLeft w:val="0"/>
          <w:marRight w:val="0"/>
          <w:marTop w:val="0"/>
          <w:marBottom w:val="0"/>
          <w:divBdr>
            <w:top w:val="none" w:sz="0" w:space="0" w:color="auto"/>
            <w:left w:val="none" w:sz="0" w:space="0" w:color="auto"/>
            <w:bottom w:val="none" w:sz="0" w:space="0" w:color="auto"/>
            <w:right w:val="none" w:sz="0" w:space="0" w:color="auto"/>
          </w:divBdr>
          <w:divsChild>
            <w:div w:id="1124347999">
              <w:marLeft w:val="0"/>
              <w:marRight w:val="0"/>
              <w:marTop w:val="0"/>
              <w:marBottom w:val="0"/>
              <w:divBdr>
                <w:top w:val="none" w:sz="0" w:space="0" w:color="auto"/>
                <w:left w:val="none" w:sz="0" w:space="0" w:color="auto"/>
                <w:bottom w:val="none" w:sz="0" w:space="0" w:color="auto"/>
                <w:right w:val="none" w:sz="0" w:space="0" w:color="auto"/>
              </w:divBdr>
            </w:div>
          </w:divsChild>
        </w:div>
        <w:div w:id="1678192905">
          <w:marLeft w:val="0"/>
          <w:marRight w:val="0"/>
          <w:marTop w:val="0"/>
          <w:marBottom w:val="0"/>
          <w:divBdr>
            <w:top w:val="none" w:sz="0" w:space="0" w:color="auto"/>
            <w:left w:val="none" w:sz="0" w:space="0" w:color="auto"/>
            <w:bottom w:val="none" w:sz="0" w:space="0" w:color="auto"/>
            <w:right w:val="none" w:sz="0" w:space="0" w:color="auto"/>
          </w:divBdr>
          <w:divsChild>
            <w:div w:id="1023364067">
              <w:marLeft w:val="0"/>
              <w:marRight w:val="0"/>
              <w:marTop w:val="0"/>
              <w:marBottom w:val="0"/>
              <w:divBdr>
                <w:top w:val="none" w:sz="0" w:space="0" w:color="auto"/>
                <w:left w:val="none" w:sz="0" w:space="0" w:color="auto"/>
                <w:bottom w:val="none" w:sz="0" w:space="0" w:color="auto"/>
                <w:right w:val="none" w:sz="0" w:space="0" w:color="auto"/>
              </w:divBdr>
            </w:div>
          </w:divsChild>
        </w:div>
        <w:div w:id="1716276657">
          <w:marLeft w:val="0"/>
          <w:marRight w:val="0"/>
          <w:marTop w:val="0"/>
          <w:marBottom w:val="0"/>
          <w:divBdr>
            <w:top w:val="none" w:sz="0" w:space="0" w:color="auto"/>
            <w:left w:val="none" w:sz="0" w:space="0" w:color="auto"/>
            <w:bottom w:val="none" w:sz="0" w:space="0" w:color="auto"/>
            <w:right w:val="none" w:sz="0" w:space="0" w:color="auto"/>
          </w:divBdr>
          <w:divsChild>
            <w:div w:id="1301887576">
              <w:marLeft w:val="0"/>
              <w:marRight w:val="0"/>
              <w:marTop w:val="0"/>
              <w:marBottom w:val="0"/>
              <w:divBdr>
                <w:top w:val="none" w:sz="0" w:space="0" w:color="auto"/>
                <w:left w:val="none" w:sz="0" w:space="0" w:color="auto"/>
                <w:bottom w:val="none" w:sz="0" w:space="0" w:color="auto"/>
                <w:right w:val="none" w:sz="0" w:space="0" w:color="auto"/>
              </w:divBdr>
            </w:div>
          </w:divsChild>
        </w:div>
        <w:div w:id="1754812407">
          <w:marLeft w:val="0"/>
          <w:marRight w:val="0"/>
          <w:marTop w:val="0"/>
          <w:marBottom w:val="0"/>
          <w:divBdr>
            <w:top w:val="none" w:sz="0" w:space="0" w:color="auto"/>
            <w:left w:val="none" w:sz="0" w:space="0" w:color="auto"/>
            <w:bottom w:val="none" w:sz="0" w:space="0" w:color="auto"/>
            <w:right w:val="none" w:sz="0" w:space="0" w:color="auto"/>
          </w:divBdr>
          <w:divsChild>
            <w:div w:id="97608073">
              <w:marLeft w:val="0"/>
              <w:marRight w:val="0"/>
              <w:marTop w:val="0"/>
              <w:marBottom w:val="0"/>
              <w:divBdr>
                <w:top w:val="none" w:sz="0" w:space="0" w:color="auto"/>
                <w:left w:val="none" w:sz="0" w:space="0" w:color="auto"/>
                <w:bottom w:val="none" w:sz="0" w:space="0" w:color="auto"/>
                <w:right w:val="none" w:sz="0" w:space="0" w:color="auto"/>
              </w:divBdr>
            </w:div>
          </w:divsChild>
        </w:div>
        <w:div w:id="2044279650">
          <w:marLeft w:val="0"/>
          <w:marRight w:val="0"/>
          <w:marTop w:val="0"/>
          <w:marBottom w:val="0"/>
          <w:divBdr>
            <w:top w:val="none" w:sz="0" w:space="0" w:color="auto"/>
            <w:left w:val="none" w:sz="0" w:space="0" w:color="auto"/>
            <w:bottom w:val="none" w:sz="0" w:space="0" w:color="auto"/>
            <w:right w:val="none" w:sz="0" w:space="0" w:color="auto"/>
          </w:divBdr>
          <w:divsChild>
            <w:div w:id="1324822828">
              <w:marLeft w:val="0"/>
              <w:marRight w:val="0"/>
              <w:marTop w:val="0"/>
              <w:marBottom w:val="0"/>
              <w:divBdr>
                <w:top w:val="none" w:sz="0" w:space="0" w:color="auto"/>
                <w:left w:val="none" w:sz="0" w:space="0" w:color="auto"/>
                <w:bottom w:val="none" w:sz="0" w:space="0" w:color="auto"/>
                <w:right w:val="none" w:sz="0" w:space="0" w:color="auto"/>
              </w:divBdr>
            </w:div>
          </w:divsChild>
        </w:div>
        <w:div w:id="2059936431">
          <w:marLeft w:val="0"/>
          <w:marRight w:val="0"/>
          <w:marTop w:val="0"/>
          <w:marBottom w:val="0"/>
          <w:divBdr>
            <w:top w:val="none" w:sz="0" w:space="0" w:color="auto"/>
            <w:left w:val="none" w:sz="0" w:space="0" w:color="auto"/>
            <w:bottom w:val="none" w:sz="0" w:space="0" w:color="auto"/>
            <w:right w:val="none" w:sz="0" w:space="0" w:color="auto"/>
          </w:divBdr>
          <w:divsChild>
            <w:div w:id="654147298">
              <w:marLeft w:val="0"/>
              <w:marRight w:val="0"/>
              <w:marTop w:val="0"/>
              <w:marBottom w:val="0"/>
              <w:divBdr>
                <w:top w:val="none" w:sz="0" w:space="0" w:color="auto"/>
                <w:left w:val="none" w:sz="0" w:space="0" w:color="auto"/>
                <w:bottom w:val="none" w:sz="0" w:space="0" w:color="auto"/>
                <w:right w:val="none" w:sz="0" w:space="0" w:color="auto"/>
              </w:divBdr>
            </w:div>
            <w:div w:id="1272013737">
              <w:marLeft w:val="0"/>
              <w:marRight w:val="0"/>
              <w:marTop w:val="0"/>
              <w:marBottom w:val="0"/>
              <w:divBdr>
                <w:top w:val="none" w:sz="0" w:space="0" w:color="auto"/>
                <w:left w:val="none" w:sz="0" w:space="0" w:color="auto"/>
                <w:bottom w:val="none" w:sz="0" w:space="0" w:color="auto"/>
                <w:right w:val="none" w:sz="0" w:space="0" w:color="auto"/>
              </w:divBdr>
            </w:div>
          </w:divsChild>
        </w:div>
        <w:div w:id="2076002698">
          <w:marLeft w:val="0"/>
          <w:marRight w:val="0"/>
          <w:marTop w:val="0"/>
          <w:marBottom w:val="0"/>
          <w:divBdr>
            <w:top w:val="none" w:sz="0" w:space="0" w:color="auto"/>
            <w:left w:val="none" w:sz="0" w:space="0" w:color="auto"/>
            <w:bottom w:val="none" w:sz="0" w:space="0" w:color="auto"/>
            <w:right w:val="none" w:sz="0" w:space="0" w:color="auto"/>
          </w:divBdr>
          <w:divsChild>
            <w:div w:id="19442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9591">
      <w:bodyDiv w:val="1"/>
      <w:marLeft w:val="0"/>
      <w:marRight w:val="0"/>
      <w:marTop w:val="0"/>
      <w:marBottom w:val="0"/>
      <w:divBdr>
        <w:top w:val="none" w:sz="0" w:space="0" w:color="auto"/>
        <w:left w:val="none" w:sz="0" w:space="0" w:color="auto"/>
        <w:bottom w:val="none" w:sz="0" w:space="0" w:color="auto"/>
        <w:right w:val="none" w:sz="0" w:space="0" w:color="auto"/>
      </w:divBdr>
    </w:div>
    <w:div w:id="303849064">
      <w:bodyDiv w:val="1"/>
      <w:marLeft w:val="0"/>
      <w:marRight w:val="0"/>
      <w:marTop w:val="0"/>
      <w:marBottom w:val="0"/>
      <w:divBdr>
        <w:top w:val="none" w:sz="0" w:space="0" w:color="auto"/>
        <w:left w:val="none" w:sz="0" w:space="0" w:color="auto"/>
        <w:bottom w:val="none" w:sz="0" w:space="0" w:color="auto"/>
        <w:right w:val="none" w:sz="0" w:space="0" w:color="auto"/>
      </w:divBdr>
    </w:div>
    <w:div w:id="374892825">
      <w:bodyDiv w:val="1"/>
      <w:marLeft w:val="0"/>
      <w:marRight w:val="0"/>
      <w:marTop w:val="0"/>
      <w:marBottom w:val="0"/>
      <w:divBdr>
        <w:top w:val="none" w:sz="0" w:space="0" w:color="auto"/>
        <w:left w:val="none" w:sz="0" w:space="0" w:color="auto"/>
        <w:bottom w:val="none" w:sz="0" w:space="0" w:color="auto"/>
        <w:right w:val="none" w:sz="0" w:space="0" w:color="auto"/>
      </w:divBdr>
    </w:div>
    <w:div w:id="414402549">
      <w:bodyDiv w:val="1"/>
      <w:marLeft w:val="0"/>
      <w:marRight w:val="0"/>
      <w:marTop w:val="0"/>
      <w:marBottom w:val="0"/>
      <w:divBdr>
        <w:top w:val="none" w:sz="0" w:space="0" w:color="auto"/>
        <w:left w:val="none" w:sz="0" w:space="0" w:color="auto"/>
        <w:bottom w:val="none" w:sz="0" w:space="0" w:color="auto"/>
        <w:right w:val="none" w:sz="0" w:space="0" w:color="auto"/>
      </w:divBdr>
      <w:divsChild>
        <w:div w:id="1169640291">
          <w:marLeft w:val="1800"/>
          <w:marRight w:val="0"/>
          <w:marTop w:val="200"/>
          <w:marBottom w:val="0"/>
          <w:divBdr>
            <w:top w:val="none" w:sz="0" w:space="0" w:color="auto"/>
            <w:left w:val="none" w:sz="0" w:space="0" w:color="auto"/>
            <w:bottom w:val="none" w:sz="0" w:space="0" w:color="auto"/>
            <w:right w:val="none" w:sz="0" w:space="0" w:color="auto"/>
          </w:divBdr>
        </w:div>
        <w:div w:id="1323310636">
          <w:marLeft w:val="1800"/>
          <w:marRight w:val="0"/>
          <w:marTop w:val="200"/>
          <w:marBottom w:val="0"/>
          <w:divBdr>
            <w:top w:val="none" w:sz="0" w:space="0" w:color="auto"/>
            <w:left w:val="none" w:sz="0" w:space="0" w:color="auto"/>
            <w:bottom w:val="none" w:sz="0" w:space="0" w:color="auto"/>
            <w:right w:val="none" w:sz="0" w:space="0" w:color="auto"/>
          </w:divBdr>
        </w:div>
      </w:divsChild>
    </w:div>
    <w:div w:id="426344443">
      <w:bodyDiv w:val="1"/>
      <w:marLeft w:val="0"/>
      <w:marRight w:val="0"/>
      <w:marTop w:val="0"/>
      <w:marBottom w:val="0"/>
      <w:divBdr>
        <w:top w:val="none" w:sz="0" w:space="0" w:color="auto"/>
        <w:left w:val="none" w:sz="0" w:space="0" w:color="auto"/>
        <w:bottom w:val="none" w:sz="0" w:space="0" w:color="auto"/>
        <w:right w:val="none" w:sz="0" w:space="0" w:color="auto"/>
      </w:divBdr>
    </w:div>
    <w:div w:id="427235201">
      <w:bodyDiv w:val="1"/>
      <w:marLeft w:val="0"/>
      <w:marRight w:val="0"/>
      <w:marTop w:val="0"/>
      <w:marBottom w:val="0"/>
      <w:divBdr>
        <w:top w:val="none" w:sz="0" w:space="0" w:color="auto"/>
        <w:left w:val="none" w:sz="0" w:space="0" w:color="auto"/>
        <w:bottom w:val="none" w:sz="0" w:space="0" w:color="auto"/>
        <w:right w:val="none" w:sz="0" w:space="0" w:color="auto"/>
      </w:divBdr>
      <w:divsChild>
        <w:div w:id="84959191">
          <w:marLeft w:val="0"/>
          <w:marRight w:val="0"/>
          <w:marTop w:val="0"/>
          <w:marBottom w:val="0"/>
          <w:divBdr>
            <w:top w:val="none" w:sz="0" w:space="0" w:color="auto"/>
            <w:left w:val="none" w:sz="0" w:space="0" w:color="auto"/>
            <w:bottom w:val="none" w:sz="0" w:space="0" w:color="auto"/>
            <w:right w:val="none" w:sz="0" w:space="0" w:color="auto"/>
          </w:divBdr>
          <w:divsChild>
            <w:div w:id="259685758">
              <w:marLeft w:val="0"/>
              <w:marRight w:val="0"/>
              <w:marTop w:val="0"/>
              <w:marBottom w:val="0"/>
              <w:divBdr>
                <w:top w:val="none" w:sz="0" w:space="0" w:color="auto"/>
                <w:left w:val="none" w:sz="0" w:space="0" w:color="auto"/>
                <w:bottom w:val="none" w:sz="0" w:space="0" w:color="auto"/>
                <w:right w:val="none" w:sz="0" w:space="0" w:color="auto"/>
              </w:divBdr>
            </w:div>
          </w:divsChild>
        </w:div>
        <w:div w:id="478959693">
          <w:marLeft w:val="0"/>
          <w:marRight w:val="0"/>
          <w:marTop w:val="0"/>
          <w:marBottom w:val="0"/>
          <w:divBdr>
            <w:top w:val="none" w:sz="0" w:space="0" w:color="auto"/>
            <w:left w:val="none" w:sz="0" w:space="0" w:color="auto"/>
            <w:bottom w:val="none" w:sz="0" w:space="0" w:color="auto"/>
            <w:right w:val="none" w:sz="0" w:space="0" w:color="auto"/>
          </w:divBdr>
          <w:divsChild>
            <w:div w:id="1282954757">
              <w:marLeft w:val="0"/>
              <w:marRight w:val="0"/>
              <w:marTop w:val="0"/>
              <w:marBottom w:val="0"/>
              <w:divBdr>
                <w:top w:val="none" w:sz="0" w:space="0" w:color="auto"/>
                <w:left w:val="none" w:sz="0" w:space="0" w:color="auto"/>
                <w:bottom w:val="none" w:sz="0" w:space="0" w:color="auto"/>
                <w:right w:val="none" w:sz="0" w:space="0" w:color="auto"/>
              </w:divBdr>
            </w:div>
          </w:divsChild>
        </w:div>
        <w:div w:id="785202292">
          <w:marLeft w:val="0"/>
          <w:marRight w:val="0"/>
          <w:marTop w:val="0"/>
          <w:marBottom w:val="0"/>
          <w:divBdr>
            <w:top w:val="none" w:sz="0" w:space="0" w:color="auto"/>
            <w:left w:val="none" w:sz="0" w:space="0" w:color="auto"/>
            <w:bottom w:val="none" w:sz="0" w:space="0" w:color="auto"/>
            <w:right w:val="none" w:sz="0" w:space="0" w:color="auto"/>
          </w:divBdr>
          <w:divsChild>
            <w:div w:id="1062026559">
              <w:marLeft w:val="0"/>
              <w:marRight w:val="0"/>
              <w:marTop w:val="0"/>
              <w:marBottom w:val="0"/>
              <w:divBdr>
                <w:top w:val="none" w:sz="0" w:space="0" w:color="auto"/>
                <w:left w:val="none" w:sz="0" w:space="0" w:color="auto"/>
                <w:bottom w:val="none" w:sz="0" w:space="0" w:color="auto"/>
                <w:right w:val="none" w:sz="0" w:space="0" w:color="auto"/>
              </w:divBdr>
            </w:div>
          </w:divsChild>
        </w:div>
        <w:div w:id="825781419">
          <w:marLeft w:val="0"/>
          <w:marRight w:val="0"/>
          <w:marTop w:val="0"/>
          <w:marBottom w:val="0"/>
          <w:divBdr>
            <w:top w:val="none" w:sz="0" w:space="0" w:color="auto"/>
            <w:left w:val="none" w:sz="0" w:space="0" w:color="auto"/>
            <w:bottom w:val="none" w:sz="0" w:space="0" w:color="auto"/>
            <w:right w:val="none" w:sz="0" w:space="0" w:color="auto"/>
          </w:divBdr>
          <w:divsChild>
            <w:div w:id="255942110">
              <w:marLeft w:val="0"/>
              <w:marRight w:val="0"/>
              <w:marTop w:val="0"/>
              <w:marBottom w:val="0"/>
              <w:divBdr>
                <w:top w:val="none" w:sz="0" w:space="0" w:color="auto"/>
                <w:left w:val="none" w:sz="0" w:space="0" w:color="auto"/>
                <w:bottom w:val="none" w:sz="0" w:space="0" w:color="auto"/>
                <w:right w:val="none" w:sz="0" w:space="0" w:color="auto"/>
              </w:divBdr>
            </w:div>
            <w:div w:id="1461612762">
              <w:marLeft w:val="0"/>
              <w:marRight w:val="0"/>
              <w:marTop w:val="0"/>
              <w:marBottom w:val="0"/>
              <w:divBdr>
                <w:top w:val="none" w:sz="0" w:space="0" w:color="auto"/>
                <w:left w:val="none" w:sz="0" w:space="0" w:color="auto"/>
                <w:bottom w:val="none" w:sz="0" w:space="0" w:color="auto"/>
                <w:right w:val="none" w:sz="0" w:space="0" w:color="auto"/>
              </w:divBdr>
            </w:div>
            <w:div w:id="1541625835">
              <w:marLeft w:val="0"/>
              <w:marRight w:val="0"/>
              <w:marTop w:val="0"/>
              <w:marBottom w:val="0"/>
              <w:divBdr>
                <w:top w:val="none" w:sz="0" w:space="0" w:color="auto"/>
                <w:left w:val="none" w:sz="0" w:space="0" w:color="auto"/>
                <w:bottom w:val="none" w:sz="0" w:space="0" w:color="auto"/>
                <w:right w:val="none" w:sz="0" w:space="0" w:color="auto"/>
              </w:divBdr>
            </w:div>
            <w:div w:id="1705863502">
              <w:marLeft w:val="0"/>
              <w:marRight w:val="0"/>
              <w:marTop w:val="0"/>
              <w:marBottom w:val="0"/>
              <w:divBdr>
                <w:top w:val="none" w:sz="0" w:space="0" w:color="auto"/>
                <w:left w:val="none" w:sz="0" w:space="0" w:color="auto"/>
                <w:bottom w:val="none" w:sz="0" w:space="0" w:color="auto"/>
                <w:right w:val="none" w:sz="0" w:space="0" w:color="auto"/>
              </w:divBdr>
            </w:div>
            <w:div w:id="2100249597">
              <w:marLeft w:val="0"/>
              <w:marRight w:val="0"/>
              <w:marTop w:val="0"/>
              <w:marBottom w:val="0"/>
              <w:divBdr>
                <w:top w:val="none" w:sz="0" w:space="0" w:color="auto"/>
                <w:left w:val="none" w:sz="0" w:space="0" w:color="auto"/>
                <w:bottom w:val="none" w:sz="0" w:space="0" w:color="auto"/>
                <w:right w:val="none" w:sz="0" w:space="0" w:color="auto"/>
              </w:divBdr>
            </w:div>
          </w:divsChild>
        </w:div>
        <w:div w:id="1114976862">
          <w:marLeft w:val="0"/>
          <w:marRight w:val="0"/>
          <w:marTop w:val="0"/>
          <w:marBottom w:val="0"/>
          <w:divBdr>
            <w:top w:val="none" w:sz="0" w:space="0" w:color="auto"/>
            <w:left w:val="none" w:sz="0" w:space="0" w:color="auto"/>
            <w:bottom w:val="none" w:sz="0" w:space="0" w:color="auto"/>
            <w:right w:val="none" w:sz="0" w:space="0" w:color="auto"/>
          </w:divBdr>
          <w:divsChild>
            <w:div w:id="376509383">
              <w:marLeft w:val="0"/>
              <w:marRight w:val="0"/>
              <w:marTop w:val="0"/>
              <w:marBottom w:val="0"/>
              <w:divBdr>
                <w:top w:val="none" w:sz="0" w:space="0" w:color="auto"/>
                <w:left w:val="none" w:sz="0" w:space="0" w:color="auto"/>
                <w:bottom w:val="none" w:sz="0" w:space="0" w:color="auto"/>
                <w:right w:val="none" w:sz="0" w:space="0" w:color="auto"/>
              </w:divBdr>
            </w:div>
            <w:div w:id="2011175911">
              <w:marLeft w:val="0"/>
              <w:marRight w:val="0"/>
              <w:marTop w:val="0"/>
              <w:marBottom w:val="0"/>
              <w:divBdr>
                <w:top w:val="none" w:sz="0" w:space="0" w:color="auto"/>
                <w:left w:val="none" w:sz="0" w:space="0" w:color="auto"/>
                <w:bottom w:val="none" w:sz="0" w:space="0" w:color="auto"/>
                <w:right w:val="none" w:sz="0" w:space="0" w:color="auto"/>
              </w:divBdr>
            </w:div>
            <w:div w:id="2042514308">
              <w:marLeft w:val="0"/>
              <w:marRight w:val="0"/>
              <w:marTop w:val="0"/>
              <w:marBottom w:val="0"/>
              <w:divBdr>
                <w:top w:val="none" w:sz="0" w:space="0" w:color="auto"/>
                <w:left w:val="none" w:sz="0" w:space="0" w:color="auto"/>
                <w:bottom w:val="none" w:sz="0" w:space="0" w:color="auto"/>
                <w:right w:val="none" w:sz="0" w:space="0" w:color="auto"/>
              </w:divBdr>
            </w:div>
          </w:divsChild>
        </w:div>
        <w:div w:id="1165559252">
          <w:marLeft w:val="0"/>
          <w:marRight w:val="0"/>
          <w:marTop w:val="0"/>
          <w:marBottom w:val="0"/>
          <w:divBdr>
            <w:top w:val="none" w:sz="0" w:space="0" w:color="auto"/>
            <w:left w:val="none" w:sz="0" w:space="0" w:color="auto"/>
            <w:bottom w:val="none" w:sz="0" w:space="0" w:color="auto"/>
            <w:right w:val="none" w:sz="0" w:space="0" w:color="auto"/>
          </w:divBdr>
          <w:divsChild>
            <w:div w:id="546720395">
              <w:marLeft w:val="0"/>
              <w:marRight w:val="0"/>
              <w:marTop w:val="0"/>
              <w:marBottom w:val="0"/>
              <w:divBdr>
                <w:top w:val="none" w:sz="0" w:space="0" w:color="auto"/>
                <w:left w:val="none" w:sz="0" w:space="0" w:color="auto"/>
                <w:bottom w:val="none" w:sz="0" w:space="0" w:color="auto"/>
                <w:right w:val="none" w:sz="0" w:space="0" w:color="auto"/>
              </w:divBdr>
            </w:div>
          </w:divsChild>
        </w:div>
        <w:div w:id="1201550507">
          <w:marLeft w:val="0"/>
          <w:marRight w:val="0"/>
          <w:marTop w:val="0"/>
          <w:marBottom w:val="0"/>
          <w:divBdr>
            <w:top w:val="none" w:sz="0" w:space="0" w:color="auto"/>
            <w:left w:val="none" w:sz="0" w:space="0" w:color="auto"/>
            <w:bottom w:val="none" w:sz="0" w:space="0" w:color="auto"/>
            <w:right w:val="none" w:sz="0" w:space="0" w:color="auto"/>
          </w:divBdr>
          <w:divsChild>
            <w:div w:id="2089424466">
              <w:marLeft w:val="0"/>
              <w:marRight w:val="0"/>
              <w:marTop w:val="0"/>
              <w:marBottom w:val="0"/>
              <w:divBdr>
                <w:top w:val="none" w:sz="0" w:space="0" w:color="auto"/>
                <w:left w:val="none" w:sz="0" w:space="0" w:color="auto"/>
                <w:bottom w:val="none" w:sz="0" w:space="0" w:color="auto"/>
                <w:right w:val="none" w:sz="0" w:space="0" w:color="auto"/>
              </w:divBdr>
            </w:div>
          </w:divsChild>
        </w:div>
        <w:div w:id="1254390259">
          <w:marLeft w:val="0"/>
          <w:marRight w:val="0"/>
          <w:marTop w:val="0"/>
          <w:marBottom w:val="0"/>
          <w:divBdr>
            <w:top w:val="none" w:sz="0" w:space="0" w:color="auto"/>
            <w:left w:val="none" w:sz="0" w:space="0" w:color="auto"/>
            <w:bottom w:val="none" w:sz="0" w:space="0" w:color="auto"/>
            <w:right w:val="none" w:sz="0" w:space="0" w:color="auto"/>
          </w:divBdr>
          <w:divsChild>
            <w:div w:id="128010937">
              <w:marLeft w:val="0"/>
              <w:marRight w:val="0"/>
              <w:marTop w:val="0"/>
              <w:marBottom w:val="0"/>
              <w:divBdr>
                <w:top w:val="none" w:sz="0" w:space="0" w:color="auto"/>
                <w:left w:val="none" w:sz="0" w:space="0" w:color="auto"/>
                <w:bottom w:val="none" w:sz="0" w:space="0" w:color="auto"/>
                <w:right w:val="none" w:sz="0" w:space="0" w:color="auto"/>
              </w:divBdr>
            </w:div>
          </w:divsChild>
        </w:div>
        <w:div w:id="1396124801">
          <w:marLeft w:val="0"/>
          <w:marRight w:val="0"/>
          <w:marTop w:val="0"/>
          <w:marBottom w:val="0"/>
          <w:divBdr>
            <w:top w:val="none" w:sz="0" w:space="0" w:color="auto"/>
            <w:left w:val="none" w:sz="0" w:space="0" w:color="auto"/>
            <w:bottom w:val="none" w:sz="0" w:space="0" w:color="auto"/>
            <w:right w:val="none" w:sz="0" w:space="0" w:color="auto"/>
          </w:divBdr>
          <w:divsChild>
            <w:div w:id="1778941399">
              <w:marLeft w:val="0"/>
              <w:marRight w:val="0"/>
              <w:marTop w:val="0"/>
              <w:marBottom w:val="0"/>
              <w:divBdr>
                <w:top w:val="none" w:sz="0" w:space="0" w:color="auto"/>
                <w:left w:val="none" w:sz="0" w:space="0" w:color="auto"/>
                <w:bottom w:val="none" w:sz="0" w:space="0" w:color="auto"/>
                <w:right w:val="none" w:sz="0" w:space="0" w:color="auto"/>
              </w:divBdr>
            </w:div>
          </w:divsChild>
        </w:div>
        <w:div w:id="1560441392">
          <w:marLeft w:val="0"/>
          <w:marRight w:val="0"/>
          <w:marTop w:val="0"/>
          <w:marBottom w:val="0"/>
          <w:divBdr>
            <w:top w:val="none" w:sz="0" w:space="0" w:color="auto"/>
            <w:left w:val="none" w:sz="0" w:space="0" w:color="auto"/>
            <w:bottom w:val="none" w:sz="0" w:space="0" w:color="auto"/>
            <w:right w:val="none" w:sz="0" w:space="0" w:color="auto"/>
          </w:divBdr>
          <w:divsChild>
            <w:div w:id="1332871754">
              <w:marLeft w:val="0"/>
              <w:marRight w:val="0"/>
              <w:marTop w:val="0"/>
              <w:marBottom w:val="0"/>
              <w:divBdr>
                <w:top w:val="none" w:sz="0" w:space="0" w:color="auto"/>
                <w:left w:val="none" w:sz="0" w:space="0" w:color="auto"/>
                <w:bottom w:val="none" w:sz="0" w:space="0" w:color="auto"/>
                <w:right w:val="none" w:sz="0" w:space="0" w:color="auto"/>
              </w:divBdr>
            </w:div>
          </w:divsChild>
        </w:div>
        <w:div w:id="1609701803">
          <w:marLeft w:val="0"/>
          <w:marRight w:val="0"/>
          <w:marTop w:val="0"/>
          <w:marBottom w:val="0"/>
          <w:divBdr>
            <w:top w:val="none" w:sz="0" w:space="0" w:color="auto"/>
            <w:left w:val="none" w:sz="0" w:space="0" w:color="auto"/>
            <w:bottom w:val="none" w:sz="0" w:space="0" w:color="auto"/>
            <w:right w:val="none" w:sz="0" w:space="0" w:color="auto"/>
          </w:divBdr>
          <w:divsChild>
            <w:div w:id="365756498">
              <w:marLeft w:val="0"/>
              <w:marRight w:val="0"/>
              <w:marTop w:val="0"/>
              <w:marBottom w:val="0"/>
              <w:divBdr>
                <w:top w:val="none" w:sz="0" w:space="0" w:color="auto"/>
                <w:left w:val="none" w:sz="0" w:space="0" w:color="auto"/>
                <w:bottom w:val="none" w:sz="0" w:space="0" w:color="auto"/>
                <w:right w:val="none" w:sz="0" w:space="0" w:color="auto"/>
              </w:divBdr>
            </w:div>
          </w:divsChild>
        </w:div>
        <w:div w:id="1669408039">
          <w:marLeft w:val="0"/>
          <w:marRight w:val="0"/>
          <w:marTop w:val="0"/>
          <w:marBottom w:val="0"/>
          <w:divBdr>
            <w:top w:val="none" w:sz="0" w:space="0" w:color="auto"/>
            <w:left w:val="none" w:sz="0" w:space="0" w:color="auto"/>
            <w:bottom w:val="none" w:sz="0" w:space="0" w:color="auto"/>
            <w:right w:val="none" w:sz="0" w:space="0" w:color="auto"/>
          </w:divBdr>
          <w:divsChild>
            <w:div w:id="1298797602">
              <w:marLeft w:val="0"/>
              <w:marRight w:val="0"/>
              <w:marTop w:val="0"/>
              <w:marBottom w:val="0"/>
              <w:divBdr>
                <w:top w:val="none" w:sz="0" w:space="0" w:color="auto"/>
                <w:left w:val="none" w:sz="0" w:space="0" w:color="auto"/>
                <w:bottom w:val="none" w:sz="0" w:space="0" w:color="auto"/>
                <w:right w:val="none" w:sz="0" w:space="0" w:color="auto"/>
              </w:divBdr>
            </w:div>
          </w:divsChild>
        </w:div>
        <w:div w:id="1751998578">
          <w:marLeft w:val="0"/>
          <w:marRight w:val="0"/>
          <w:marTop w:val="0"/>
          <w:marBottom w:val="0"/>
          <w:divBdr>
            <w:top w:val="none" w:sz="0" w:space="0" w:color="auto"/>
            <w:left w:val="none" w:sz="0" w:space="0" w:color="auto"/>
            <w:bottom w:val="none" w:sz="0" w:space="0" w:color="auto"/>
            <w:right w:val="none" w:sz="0" w:space="0" w:color="auto"/>
          </w:divBdr>
          <w:divsChild>
            <w:div w:id="123274900">
              <w:marLeft w:val="0"/>
              <w:marRight w:val="0"/>
              <w:marTop w:val="0"/>
              <w:marBottom w:val="0"/>
              <w:divBdr>
                <w:top w:val="none" w:sz="0" w:space="0" w:color="auto"/>
                <w:left w:val="none" w:sz="0" w:space="0" w:color="auto"/>
                <w:bottom w:val="none" w:sz="0" w:space="0" w:color="auto"/>
                <w:right w:val="none" w:sz="0" w:space="0" w:color="auto"/>
              </w:divBdr>
            </w:div>
          </w:divsChild>
        </w:div>
        <w:div w:id="1909344034">
          <w:marLeft w:val="0"/>
          <w:marRight w:val="0"/>
          <w:marTop w:val="0"/>
          <w:marBottom w:val="0"/>
          <w:divBdr>
            <w:top w:val="none" w:sz="0" w:space="0" w:color="auto"/>
            <w:left w:val="none" w:sz="0" w:space="0" w:color="auto"/>
            <w:bottom w:val="none" w:sz="0" w:space="0" w:color="auto"/>
            <w:right w:val="none" w:sz="0" w:space="0" w:color="auto"/>
          </w:divBdr>
          <w:divsChild>
            <w:div w:id="841166244">
              <w:marLeft w:val="0"/>
              <w:marRight w:val="0"/>
              <w:marTop w:val="0"/>
              <w:marBottom w:val="0"/>
              <w:divBdr>
                <w:top w:val="none" w:sz="0" w:space="0" w:color="auto"/>
                <w:left w:val="none" w:sz="0" w:space="0" w:color="auto"/>
                <w:bottom w:val="none" w:sz="0" w:space="0" w:color="auto"/>
                <w:right w:val="none" w:sz="0" w:space="0" w:color="auto"/>
              </w:divBdr>
            </w:div>
          </w:divsChild>
        </w:div>
        <w:div w:id="2076465200">
          <w:marLeft w:val="0"/>
          <w:marRight w:val="0"/>
          <w:marTop w:val="0"/>
          <w:marBottom w:val="0"/>
          <w:divBdr>
            <w:top w:val="none" w:sz="0" w:space="0" w:color="auto"/>
            <w:left w:val="none" w:sz="0" w:space="0" w:color="auto"/>
            <w:bottom w:val="none" w:sz="0" w:space="0" w:color="auto"/>
            <w:right w:val="none" w:sz="0" w:space="0" w:color="auto"/>
          </w:divBdr>
          <w:divsChild>
            <w:div w:id="1363626643">
              <w:marLeft w:val="0"/>
              <w:marRight w:val="0"/>
              <w:marTop w:val="0"/>
              <w:marBottom w:val="0"/>
              <w:divBdr>
                <w:top w:val="none" w:sz="0" w:space="0" w:color="auto"/>
                <w:left w:val="none" w:sz="0" w:space="0" w:color="auto"/>
                <w:bottom w:val="none" w:sz="0" w:space="0" w:color="auto"/>
                <w:right w:val="none" w:sz="0" w:space="0" w:color="auto"/>
              </w:divBdr>
            </w:div>
          </w:divsChild>
        </w:div>
        <w:div w:id="2140955361">
          <w:marLeft w:val="0"/>
          <w:marRight w:val="0"/>
          <w:marTop w:val="0"/>
          <w:marBottom w:val="0"/>
          <w:divBdr>
            <w:top w:val="none" w:sz="0" w:space="0" w:color="auto"/>
            <w:left w:val="none" w:sz="0" w:space="0" w:color="auto"/>
            <w:bottom w:val="none" w:sz="0" w:space="0" w:color="auto"/>
            <w:right w:val="none" w:sz="0" w:space="0" w:color="auto"/>
          </w:divBdr>
          <w:divsChild>
            <w:div w:id="5742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3072">
      <w:bodyDiv w:val="1"/>
      <w:marLeft w:val="0"/>
      <w:marRight w:val="0"/>
      <w:marTop w:val="0"/>
      <w:marBottom w:val="0"/>
      <w:divBdr>
        <w:top w:val="none" w:sz="0" w:space="0" w:color="auto"/>
        <w:left w:val="none" w:sz="0" w:space="0" w:color="auto"/>
        <w:bottom w:val="none" w:sz="0" w:space="0" w:color="auto"/>
        <w:right w:val="none" w:sz="0" w:space="0" w:color="auto"/>
      </w:divBdr>
      <w:divsChild>
        <w:div w:id="29377775">
          <w:marLeft w:val="0"/>
          <w:marRight w:val="0"/>
          <w:marTop w:val="0"/>
          <w:marBottom w:val="0"/>
          <w:divBdr>
            <w:top w:val="none" w:sz="0" w:space="0" w:color="auto"/>
            <w:left w:val="none" w:sz="0" w:space="0" w:color="auto"/>
            <w:bottom w:val="none" w:sz="0" w:space="0" w:color="auto"/>
            <w:right w:val="none" w:sz="0" w:space="0" w:color="auto"/>
          </w:divBdr>
          <w:divsChild>
            <w:div w:id="56169003">
              <w:marLeft w:val="0"/>
              <w:marRight w:val="0"/>
              <w:marTop w:val="0"/>
              <w:marBottom w:val="0"/>
              <w:divBdr>
                <w:top w:val="none" w:sz="0" w:space="0" w:color="auto"/>
                <w:left w:val="none" w:sz="0" w:space="0" w:color="auto"/>
                <w:bottom w:val="none" w:sz="0" w:space="0" w:color="auto"/>
                <w:right w:val="none" w:sz="0" w:space="0" w:color="auto"/>
              </w:divBdr>
            </w:div>
          </w:divsChild>
        </w:div>
        <w:div w:id="166529619">
          <w:marLeft w:val="0"/>
          <w:marRight w:val="0"/>
          <w:marTop w:val="0"/>
          <w:marBottom w:val="0"/>
          <w:divBdr>
            <w:top w:val="none" w:sz="0" w:space="0" w:color="auto"/>
            <w:left w:val="none" w:sz="0" w:space="0" w:color="auto"/>
            <w:bottom w:val="none" w:sz="0" w:space="0" w:color="auto"/>
            <w:right w:val="none" w:sz="0" w:space="0" w:color="auto"/>
          </w:divBdr>
          <w:divsChild>
            <w:div w:id="1346594013">
              <w:marLeft w:val="0"/>
              <w:marRight w:val="0"/>
              <w:marTop w:val="0"/>
              <w:marBottom w:val="0"/>
              <w:divBdr>
                <w:top w:val="none" w:sz="0" w:space="0" w:color="auto"/>
                <w:left w:val="none" w:sz="0" w:space="0" w:color="auto"/>
                <w:bottom w:val="none" w:sz="0" w:space="0" w:color="auto"/>
                <w:right w:val="none" w:sz="0" w:space="0" w:color="auto"/>
              </w:divBdr>
            </w:div>
          </w:divsChild>
        </w:div>
        <w:div w:id="335420075">
          <w:marLeft w:val="0"/>
          <w:marRight w:val="0"/>
          <w:marTop w:val="0"/>
          <w:marBottom w:val="0"/>
          <w:divBdr>
            <w:top w:val="none" w:sz="0" w:space="0" w:color="auto"/>
            <w:left w:val="none" w:sz="0" w:space="0" w:color="auto"/>
            <w:bottom w:val="none" w:sz="0" w:space="0" w:color="auto"/>
            <w:right w:val="none" w:sz="0" w:space="0" w:color="auto"/>
          </w:divBdr>
          <w:divsChild>
            <w:div w:id="99375938">
              <w:marLeft w:val="0"/>
              <w:marRight w:val="0"/>
              <w:marTop w:val="0"/>
              <w:marBottom w:val="0"/>
              <w:divBdr>
                <w:top w:val="none" w:sz="0" w:space="0" w:color="auto"/>
                <w:left w:val="none" w:sz="0" w:space="0" w:color="auto"/>
                <w:bottom w:val="none" w:sz="0" w:space="0" w:color="auto"/>
                <w:right w:val="none" w:sz="0" w:space="0" w:color="auto"/>
              </w:divBdr>
            </w:div>
          </w:divsChild>
        </w:div>
        <w:div w:id="374349091">
          <w:marLeft w:val="0"/>
          <w:marRight w:val="0"/>
          <w:marTop w:val="0"/>
          <w:marBottom w:val="0"/>
          <w:divBdr>
            <w:top w:val="none" w:sz="0" w:space="0" w:color="auto"/>
            <w:left w:val="none" w:sz="0" w:space="0" w:color="auto"/>
            <w:bottom w:val="none" w:sz="0" w:space="0" w:color="auto"/>
            <w:right w:val="none" w:sz="0" w:space="0" w:color="auto"/>
          </w:divBdr>
          <w:divsChild>
            <w:div w:id="981811629">
              <w:marLeft w:val="0"/>
              <w:marRight w:val="0"/>
              <w:marTop w:val="0"/>
              <w:marBottom w:val="0"/>
              <w:divBdr>
                <w:top w:val="none" w:sz="0" w:space="0" w:color="auto"/>
                <w:left w:val="none" w:sz="0" w:space="0" w:color="auto"/>
                <w:bottom w:val="none" w:sz="0" w:space="0" w:color="auto"/>
                <w:right w:val="none" w:sz="0" w:space="0" w:color="auto"/>
              </w:divBdr>
            </w:div>
            <w:div w:id="1194225807">
              <w:marLeft w:val="0"/>
              <w:marRight w:val="0"/>
              <w:marTop w:val="0"/>
              <w:marBottom w:val="0"/>
              <w:divBdr>
                <w:top w:val="none" w:sz="0" w:space="0" w:color="auto"/>
                <w:left w:val="none" w:sz="0" w:space="0" w:color="auto"/>
                <w:bottom w:val="none" w:sz="0" w:space="0" w:color="auto"/>
                <w:right w:val="none" w:sz="0" w:space="0" w:color="auto"/>
              </w:divBdr>
            </w:div>
            <w:div w:id="1350252270">
              <w:marLeft w:val="0"/>
              <w:marRight w:val="0"/>
              <w:marTop w:val="0"/>
              <w:marBottom w:val="0"/>
              <w:divBdr>
                <w:top w:val="none" w:sz="0" w:space="0" w:color="auto"/>
                <w:left w:val="none" w:sz="0" w:space="0" w:color="auto"/>
                <w:bottom w:val="none" w:sz="0" w:space="0" w:color="auto"/>
                <w:right w:val="none" w:sz="0" w:space="0" w:color="auto"/>
              </w:divBdr>
            </w:div>
            <w:div w:id="1468619497">
              <w:marLeft w:val="0"/>
              <w:marRight w:val="0"/>
              <w:marTop w:val="0"/>
              <w:marBottom w:val="0"/>
              <w:divBdr>
                <w:top w:val="none" w:sz="0" w:space="0" w:color="auto"/>
                <w:left w:val="none" w:sz="0" w:space="0" w:color="auto"/>
                <w:bottom w:val="none" w:sz="0" w:space="0" w:color="auto"/>
                <w:right w:val="none" w:sz="0" w:space="0" w:color="auto"/>
              </w:divBdr>
            </w:div>
            <w:div w:id="1579905421">
              <w:marLeft w:val="0"/>
              <w:marRight w:val="0"/>
              <w:marTop w:val="0"/>
              <w:marBottom w:val="0"/>
              <w:divBdr>
                <w:top w:val="none" w:sz="0" w:space="0" w:color="auto"/>
                <w:left w:val="none" w:sz="0" w:space="0" w:color="auto"/>
                <w:bottom w:val="none" w:sz="0" w:space="0" w:color="auto"/>
                <w:right w:val="none" w:sz="0" w:space="0" w:color="auto"/>
              </w:divBdr>
            </w:div>
          </w:divsChild>
        </w:div>
        <w:div w:id="449666932">
          <w:marLeft w:val="0"/>
          <w:marRight w:val="0"/>
          <w:marTop w:val="0"/>
          <w:marBottom w:val="0"/>
          <w:divBdr>
            <w:top w:val="none" w:sz="0" w:space="0" w:color="auto"/>
            <w:left w:val="none" w:sz="0" w:space="0" w:color="auto"/>
            <w:bottom w:val="none" w:sz="0" w:space="0" w:color="auto"/>
            <w:right w:val="none" w:sz="0" w:space="0" w:color="auto"/>
          </w:divBdr>
          <w:divsChild>
            <w:div w:id="1787656151">
              <w:marLeft w:val="0"/>
              <w:marRight w:val="0"/>
              <w:marTop w:val="0"/>
              <w:marBottom w:val="0"/>
              <w:divBdr>
                <w:top w:val="none" w:sz="0" w:space="0" w:color="auto"/>
                <w:left w:val="none" w:sz="0" w:space="0" w:color="auto"/>
                <w:bottom w:val="none" w:sz="0" w:space="0" w:color="auto"/>
                <w:right w:val="none" w:sz="0" w:space="0" w:color="auto"/>
              </w:divBdr>
            </w:div>
          </w:divsChild>
        </w:div>
        <w:div w:id="597952252">
          <w:marLeft w:val="0"/>
          <w:marRight w:val="0"/>
          <w:marTop w:val="0"/>
          <w:marBottom w:val="0"/>
          <w:divBdr>
            <w:top w:val="none" w:sz="0" w:space="0" w:color="auto"/>
            <w:left w:val="none" w:sz="0" w:space="0" w:color="auto"/>
            <w:bottom w:val="none" w:sz="0" w:space="0" w:color="auto"/>
            <w:right w:val="none" w:sz="0" w:space="0" w:color="auto"/>
          </w:divBdr>
          <w:divsChild>
            <w:div w:id="447432900">
              <w:marLeft w:val="0"/>
              <w:marRight w:val="0"/>
              <w:marTop w:val="0"/>
              <w:marBottom w:val="0"/>
              <w:divBdr>
                <w:top w:val="none" w:sz="0" w:space="0" w:color="auto"/>
                <w:left w:val="none" w:sz="0" w:space="0" w:color="auto"/>
                <w:bottom w:val="none" w:sz="0" w:space="0" w:color="auto"/>
                <w:right w:val="none" w:sz="0" w:space="0" w:color="auto"/>
              </w:divBdr>
            </w:div>
          </w:divsChild>
        </w:div>
        <w:div w:id="664750884">
          <w:marLeft w:val="0"/>
          <w:marRight w:val="0"/>
          <w:marTop w:val="0"/>
          <w:marBottom w:val="0"/>
          <w:divBdr>
            <w:top w:val="none" w:sz="0" w:space="0" w:color="auto"/>
            <w:left w:val="none" w:sz="0" w:space="0" w:color="auto"/>
            <w:bottom w:val="none" w:sz="0" w:space="0" w:color="auto"/>
            <w:right w:val="none" w:sz="0" w:space="0" w:color="auto"/>
          </w:divBdr>
          <w:divsChild>
            <w:div w:id="1199974634">
              <w:marLeft w:val="0"/>
              <w:marRight w:val="0"/>
              <w:marTop w:val="0"/>
              <w:marBottom w:val="0"/>
              <w:divBdr>
                <w:top w:val="none" w:sz="0" w:space="0" w:color="auto"/>
                <w:left w:val="none" w:sz="0" w:space="0" w:color="auto"/>
                <w:bottom w:val="none" w:sz="0" w:space="0" w:color="auto"/>
                <w:right w:val="none" w:sz="0" w:space="0" w:color="auto"/>
              </w:divBdr>
            </w:div>
          </w:divsChild>
        </w:div>
        <w:div w:id="671108937">
          <w:marLeft w:val="0"/>
          <w:marRight w:val="0"/>
          <w:marTop w:val="0"/>
          <w:marBottom w:val="0"/>
          <w:divBdr>
            <w:top w:val="none" w:sz="0" w:space="0" w:color="auto"/>
            <w:left w:val="none" w:sz="0" w:space="0" w:color="auto"/>
            <w:bottom w:val="none" w:sz="0" w:space="0" w:color="auto"/>
            <w:right w:val="none" w:sz="0" w:space="0" w:color="auto"/>
          </w:divBdr>
          <w:divsChild>
            <w:div w:id="275988315">
              <w:marLeft w:val="0"/>
              <w:marRight w:val="0"/>
              <w:marTop w:val="0"/>
              <w:marBottom w:val="0"/>
              <w:divBdr>
                <w:top w:val="none" w:sz="0" w:space="0" w:color="auto"/>
                <w:left w:val="none" w:sz="0" w:space="0" w:color="auto"/>
                <w:bottom w:val="none" w:sz="0" w:space="0" w:color="auto"/>
                <w:right w:val="none" w:sz="0" w:space="0" w:color="auto"/>
              </w:divBdr>
            </w:div>
          </w:divsChild>
        </w:div>
        <w:div w:id="709886040">
          <w:marLeft w:val="0"/>
          <w:marRight w:val="0"/>
          <w:marTop w:val="0"/>
          <w:marBottom w:val="0"/>
          <w:divBdr>
            <w:top w:val="none" w:sz="0" w:space="0" w:color="auto"/>
            <w:left w:val="none" w:sz="0" w:space="0" w:color="auto"/>
            <w:bottom w:val="none" w:sz="0" w:space="0" w:color="auto"/>
            <w:right w:val="none" w:sz="0" w:space="0" w:color="auto"/>
          </w:divBdr>
          <w:divsChild>
            <w:div w:id="99569163">
              <w:marLeft w:val="0"/>
              <w:marRight w:val="0"/>
              <w:marTop w:val="0"/>
              <w:marBottom w:val="0"/>
              <w:divBdr>
                <w:top w:val="none" w:sz="0" w:space="0" w:color="auto"/>
                <w:left w:val="none" w:sz="0" w:space="0" w:color="auto"/>
                <w:bottom w:val="none" w:sz="0" w:space="0" w:color="auto"/>
                <w:right w:val="none" w:sz="0" w:space="0" w:color="auto"/>
              </w:divBdr>
            </w:div>
          </w:divsChild>
        </w:div>
        <w:div w:id="711617026">
          <w:marLeft w:val="0"/>
          <w:marRight w:val="0"/>
          <w:marTop w:val="0"/>
          <w:marBottom w:val="0"/>
          <w:divBdr>
            <w:top w:val="none" w:sz="0" w:space="0" w:color="auto"/>
            <w:left w:val="none" w:sz="0" w:space="0" w:color="auto"/>
            <w:bottom w:val="none" w:sz="0" w:space="0" w:color="auto"/>
            <w:right w:val="none" w:sz="0" w:space="0" w:color="auto"/>
          </w:divBdr>
          <w:divsChild>
            <w:div w:id="1115517130">
              <w:marLeft w:val="0"/>
              <w:marRight w:val="0"/>
              <w:marTop w:val="0"/>
              <w:marBottom w:val="0"/>
              <w:divBdr>
                <w:top w:val="none" w:sz="0" w:space="0" w:color="auto"/>
                <w:left w:val="none" w:sz="0" w:space="0" w:color="auto"/>
                <w:bottom w:val="none" w:sz="0" w:space="0" w:color="auto"/>
                <w:right w:val="none" w:sz="0" w:space="0" w:color="auto"/>
              </w:divBdr>
            </w:div>
          </w:divsChild>
        </w:div>
        <w:div w:id="901599063">
          <w:marLeft w:val="0"/>
          <w:marRight w:val="0"/>
          <w:marTop w:val="0"/>
          <w:marBottom w:val="0"/>
          <w:divBdr>
            <w:top w:val="none" w:sz="0" w:space="0" w:color="auto"/>
            <w:left w:val="none" w:sz="0" w:space="0" w:color="auto"/>
            <w:bottom w:val="none" w:sz="0" w:space="0" w:color="auto"/>
            <w:right w:val="none" w:sz="0" w:space="0" w:color="auto"/>
          </w:divBdr>
          <w:divsChild>
            <w:div w:id="506676603">
              <w:marLeft w:val="0"/>
              <w:marRight w:val="0"/>
              <w:marTop w:val="0"/>
              <w:marBottom w:val="0"/>
              <w:divBdr>
                <w:top w:val="none" w:sz="0" w:space="0" w:color="auto"/>
                <w:left w:val="none" w:sz="0" w:space="0" w:color="auto"/>
                <w:bottom w:val="none" w:sz="0" w:space="0" w:color="auto"/>
                <w:right w:val="none" w:sz="0" w:space="0" w:color="auto"/>
              </w:divBdr>
            </w:div>
            <w:div w:id="524907309">
              <w:marLeft w:val="0"/>
              <w:marRight w:val="0"/>
              <w:marTop w:val="0"/>
              <w:marBottom w:val="0"/>
              <w:divBdr>
                <w:top w:val="none" w:sz="0" w:space="0" w:color="auto"/>
                <w:left w:val="none" w:sz="0" w:space="0" w:color="auto"/>
                <w:bottom w:val="none" w:sz="0" w:space="0" w:color="auto"/>
                <w:right w:val="none" w:sz="0" w:space="0" w:color="auto"/>
              </w:divBdr>
            </w:div>
          </w:divsChild>
        </w:div>
        <w:div w:id="937450819">
          <w:marLeft w:val="0"/>
          <w:marRight w:val="0"/>
          <w:marTop w:val="0"/>
          <w:marBottom w:val="0"/>
          <w:divBdr>
            <w:top w:val="none" w:sz="0" w:space="0" w:color="auto"/>
            <w:left w:val="none" w:sz="0" w:space="0" w:color="auto"/>
            <w:bottom w:val="none" w:sz="0" w:space="0" w:color="auto"/>
            <w:right w:val="none" w:sz="0" w:space="0" w:color="auto"/>
          </w:divBdr>
          <w:divsChild>
            <w:div w:id="1723823380">
              <w:marLeft w:val="0"/>
              <w:marRight w:val="0"/>
              <w:marTop w:val="0"/>
              <w:marBottom w:val="0"/>
              <w:divBdr>
                <w:top w:val="none" w:sz="0" w:space="0" w:color="auto"/>
                <w:left w:val="none" w:sz="0" w:space="0" w:color="auto"/>
                <w:bottom w:val="none" w:sz="0" w:space="0" w:color="auto"/>
                <w:right w:val="none" w:sz="0" w:space="0" w:color="auto"/>
              </w:divBdr>
            </w:div>
          </w:divsChild>
        </w:div>
        <w:div w:id="1207642524">
          <w:marLeft w:val="0"/>
          <w:marRight w:val="0"/>
          <w:marTop w:val="0"/>
          <w:marBottom w:val="0"/>
          <w:divBdr>
            <w:top w:val="none" w:sz="0" w:space="0" w:color="auto"/>
            <w:left w:val="none" w:sz="0" w:space="0" w:color="auto"/>
            <w:bottom w:val="none" w:sz="0" w:space="0" w:color="auto"/>
            <w:right w:val="none" w:sz="0" w:space="0" w:color="auto"/>
          </w:divBdr>
          <w:divsChild>
            <w:div w:id="1359895900">
              <w:marLeft w:val="0"/>
              <w:marRight w:val="0"/>
              <w:marTop w:val="0"/>
              <w:marBottom w:val="0"/>
              <w:divBdr>
                <w:top w:val="none" w:sz="0" w:space="0" w:color="auto"/>
                <w:left w:val="none" w:sz="0" w:space="0" w:color="auto"/>
                <w:bottom w:val="none" w:sz="0" w:space="0" w:color="auto"/>
                <w:right w:val="none" w:sz="0" w:space="0" w:color="auto"/>
              </w:divBdr>
            </w:div>
          </w:divsChild>
        </w:div>
        <w:div w:id="1558206164">
          <w:marLeft w:val="0"/>
          <w:marRight w:val="0"/>
          <w:marTop w:val="0"/>
          <w:marBottom w:val="0"/>
          <w:divBdr>
            <w:top w:val="none" w:sz="0" w:space="0" w:color="auto"/>
            <w:left w:val="none" w:sz="0" w:space="0" w:color="auto"/>
            <w:bottom w:val="none" w:sz="0" w:space="0" w:color="auto"/>
            <w:right w:val="none" w:sz="0" w:space="0" w:color="auto"/>
          </w:divBdr>
          <w:divsChild>
            <w:div w:id="1732272401">
              <w:marLeft w:val="0"/>
              <w:marRight w:val="0"/>
              <w:marTop w:val="0"/>
              <w:marBottom w:val="0"/>
              <w:divBdr>
                <w:top w:val="none" w:sz="0" w:space="0" w:color="auto"/>
                <w:left w:val="none" w:sz="0" w:space="0" w:color="auto"/>
                <w:bottom w:val="none" w:sz="0" w:space="0" w:color="auto"/>
                <w:right w:val="none" w:sz="0" w:space="0" w:color="auto"/>
              </w:divBdr>
            </w:div>
          </w:divsChild>
        </w:div>
        <w:div w:id="1659069849">
          <w:marLeft w:val="0"/>
          <w:marRight w:val="0"/>
          <w:marTop w:val="0"/>
          <w:marBottom w:val="0"/>
          <w:divBdr>
            <w:top w:val="none" w:sz="0" w:space="0" w:color="auto"/>
            <w:left w:val="none" w:sz="0" w:space="0" w:color="auto"/>
            <w:bottom w:val="none" w:sz="0" w:space="0" w:color="auto"/>
            <w:right w:val="none" w:sz="0" w:space="0" w:color="auto"/>
          </w:divBdr>
          <w:divsChild>
            <w:div w:id="2107538443">
              <w:marLeft w:val="0"/>
              <w:marRight w:val="0"/>
              <w:marTop w:val="0"/>
              <w:marBottom w:val="0"/>
              <w:divBdr>
                <w:top w:val="none" w:sz="0" w:space="0" w:color="auto"/>
                <w:left w:val="none" w:sz="0" w:space="0" w:color="auto"/>
                <w:bottom w:val="none" w:sz="0" w:space="0" w:color="auto"/>
                <w:right w:val="none" w:sz="0" w:space="0" w:color="auto"/>
              </w:divBdr>
            </w:div>
          </w:divsChild>
        </w:div>
        <w:div w:id="2046371078">
          <w:marLeft w:val="0"/>
          <w:marRight w:val="0"/>
          <w:marTop w:val="0"/>
          <w:marBottom w:val="0"/>
          <w:divBdr>
            <w:top w:val="none" w:sz="0" w:space="0" w:color="auto"/>
            <w:left w:val="none" w:sz="0" w:space="0" w:color="auto"/>
            <w:bottom w:val="none" w:sz="0" w:space="0" w:color="auto"/>
            <w:right w:val="none" w:sz="0" w:space="0" w:color="auto"/>
          </w:divBdr>
          <w:divsChild>
            <w:div w:id="4778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1139">
      <w:bodyDiv w:val="1"/>
      <w:marLeft w:val="0"/>
      <w:marRight w:val="0"/>
      <w:marTop w:val="0"/>
      <w:marBottom w:val="0"/>
      <w:divBdr>
        <w:top w:val="none" w:sz="0" w:space="0" w:color="auto"/>
        <w:left w:val="none" w:sz="0" w:space="0" w:color="auto"/>
        <w:bottom w:val="none" w:sz="0" w:space="0" w:color="auto"/>
        <w:right w:val="none" w:sz="0" w:space="0" w:color="auto"/>
      </w:divBdr>
    </w:div>
    <w:div w:id="581645653">
      <w:bodyDiv w:val="1"/>
      <w:marLeft w:val="0"/>
      <w:marRight w:val="0"/>
      <w:marTop w:val="0"/>
      <w:marBottom w:val="0"/>
      <w:divBdr>
        <w:top w:val="none" w:sz="0" w:space="0" w:color="auto"/>
        <w:left w:val="none" w:sz="0" w:space="0" w:color="auto"/>
        <w:bottom w:val="none" w:sz="0" w:space="0" w:color="auto"/>
        <w:right w:val="none" w:sz="0" w:space="0" w:color="auto"/>
      </w:divBdr>
    </w:div>
    <w:div w:id="631592923">
      <w:bodyDiv w:val="1"/>
      <w:marLeft w:val="0"/>
      <w:marRight w:val="0"/>
      <w:marTop w:val="0"/>
      <w:marBottom w:val="0"/>
      <w:divBdr>
        <w:top w:val="none" w:sz="0" w:space="0" w:color="auto"/>
        <w:left w:val="none" w:sz="0" w:space="0" w:color="auto"/>
        <w:bottom w:val="none" w:sz="0" w:space="0" w:color="auto"/>
        <w:right w:val="none" w:sz="0" w:space="0" w:color="auto"/>
      </w:divBdr>
    </w:div>
    <w:div w:id="674890938">
      <w:bodyDiv w:val="1"/>
      <w:marLeft w:val="0"/>
      <w:marRight w:val="0"/>
      <w:marTop w:val="0"/>
      <w:marBottom w:val="0"/>
      <w:divBdr>
        <w:top w:val="none" w:sz="0" w:space="0" w:color="auto"/>
        <w:left w:val="none" w:sz="0" w:space="0" w:color="auto"/>
        <w:bottom w:val="none" w:sz="0" w:space="0" w:color="auto"/>
        <w:right w:val="none" w:sz="0" w:space="0" w:color="auto"/>
      </w:divBdr>
      <w:divsChild>
        <w:div w:id="298263953">
          <w:marLeft w:val="0"/>
          <w:marRight w:val="0"/>
          <w:marTop w:val="0"/>
          <w:marBottom w:val="0"/>
          <w:divBdr>
            <w:top w:val="none" w:sz="0" w:space="0" w:color="auto"/>
            <w:left w:val="none" w:sz="0" w:space="0" w:color="auto"/>
            <w:bottom w:val="none" w:sz="0" w:space="0" w:color="auto"/>
            <w:right w:val="none" w:sz="0" w:space="0" w:color="auto"/>
          </w:divBdr>
        </w:div>
        <w:div w:id="1075517109">
          <w:marLeft w:val="0"/>
          <w:marRight w:val="0"/>
          <w:marTop w:val="0"/>
          <w:marBottom w:val="0"/>
          <w:divBdr>
            <w:top w:val="none" w:sz="0" w:space="0" w:color="auto"/>
            <w:left w:val="none" w:sz="0" w:space="0" w:color="auto"/>
            <w:bottom w:val="none" w:sz="0" w:space="0" w:color="auto"/>
            <w:right w:val="none" w:sz="0" w:space="0" w:color="auto"/>
          </w:divBdr>
        </w:div>
        <w:div w:id="1295982145">
          <w:marLeft w:val="0"/>
          <w:marRight w:val="0"/>
          <w:marTop w:val="0"/>
          <w:marBottom w:val="0"/>
          <w:divBdr>
            <w:top w:val="none" w:sz="0" w:space="0" w:color="auto"/>
            <w:left w:val="none" w:sz="0" w:space="0" w:color="auto"/>
            <w:bottom w:val="none" w:sz="0" w:space="0" w:color="auto"/>
            <w:right w:val="none" w:sz="0" w:space="0" w:color="auto"/>
          </w:divBdr>
        </w:div>
        <w:div w:id="1458985951">
          <w:marLeft w:val="0"/>
          <w:marRight w:val="0"/>
          <w:marTop w:val="0"/>
          <w:marBottom w:val="0"/>
          <w:divBdr>
            <w:top w:val="none" w:sz="0" w:space="0" w:color="auto"/>
            <w:left w:val="none" w:sz="0" w:space="0" w:color="auto"/>
            <w:bottom w:val="none" w:sz="0" w:space="0" w:color="auto"/>
            <w:right w:val="none" w:sz="0" w:space="0" w:color="auto"/>
          </w:divBdr>
        </w:div>
      </w:divsChild>
    </w:div>
    <w:div w:id="712922694">
      <w:bodyDiv w:val="1"/>
      <w:marLeft w:val="0"/>
      <w:marRight w:val="0"/>
      <w:marTop w:val="0"/>
      <w:marBottom w:val="0"/>
      <w:divBdr>
        <w:top w:val="none" w:sz="0" w:space="0" w:color="auto"/>
        <w:left w:val="none" w:sz="0" w:space="0" w:color="auto"/>
        <w:bottom w:val="none" w:sz="0" w:space="0" w:color="auto"/>
        <w:right w:val="none" w:sz="0" w:space="0" w:color="auto"/>
      </w:divBdr>
      <w:divsChild>
        <w:div w:id="52192714">
          <w:marLeft w:val="0"/>
          <w:marRight w:val="0"/>
          <w:marTop w:val="0"/>
          <w:marBottom w:val="0"/>
          <w:divBdr>
            <w:top w:val="none" w:sz="0" w:space="0" w:color="auto"/>
            <w:left w:val="none" w:sz="0" w:space="0" w:color="auto"/>
            <w:bottom w:val="none" w:sz="0" w:space="0" w:color="auto"/>
            <w:right w:val="none" w:sz="0" w:space="0" w:color="auto"/>
          </w:divBdr>
        </w:div>
        <w:div w:id="1147354984">
          <w:marLeft w:val="0"/>
          <w:marRight w:val="0"/>
          <w:marTop w:val="0"/>
          <w:marBottom w:val="0"/>
          <w:divBdr>
            <w:top w:val="none" w:sz="0" w:space="0" w:color="auto"/>
            <w:left w:val="none" w:sz="0" w:space="0" w:color="auto"/>
            <w:bottom w:val="none" w:sz="0" w:space="0" w:color="auto"/>
            <w:right w:val="none" w:sz="0" w:space="0" w:color="auto"/>
          </w:divBdr>
        </w:div>
        <w:div w:id="1678996049">
          <w:marLeft w:val="0"/>
          <w:marRight w:val="0"/>
          <w:marTop w:val="0"/>
          <w:marBottom w:val="0"/>
          <w:divBdr>
            <w:top w:val="none" w:sz="0" w:space="0" w:color="auto"/>
            <w:left w:val="none" w:sz="0" w:space="0" w:color="auto"/>
            <w:bottom w:val="none" w:sz="0" w:space="0" w:color="auto"/>
            <w:right w:val="none" w:sz="0" w:space="0" w:color="auto"/>
          </w:divBdr>
        </w:div>
      </w:divsChild>
    </w:div>
    <w:div w:id="726494299">
      <w:bodyDiv w:val="1"/>
      <w:marLeft w:val="0"/>
      <w:marRight w:val="0"/>
      <w:marTop w:val="0"/>
      <w:marBottom w:val="0"/>
      <w:divBdr>
        <w:top w:val="none" w:sz="0" w:space="0" w:color="auto"/>
        <w:left w:val="none" w:sz="0" w:space="0" w:color="auto"/>
        <w:bottom w:val="none" w:sz="0" w:space="0" w:color="auto"/>
        <w:right w:val="none" w:sz="0" w:space="0" w:color="auto"/>
      </w:divBdr>
    </w:div>
    <w:div w:id="757870888">
      <w:bodyDiv w:val="1"/>
      <w:marLeft w:val="0"/>
      <w:marRight w:val="0"/>
      <w:marTop w:val="0"/>
      <w:marBottom w:val="0"/>
      <w:divBdr>
        <w:top w:val="none" w:sz="0" w:space="0" w:color="auto"/>
        <w:left w:val="none" w:sz="0" w:space="0" w:color="auto"/>
        <w:bottom w:val="none" w:sz="0" w:space="0" w:color="auto"/>
        <w:right w:val="none" w:sz="0" w:space="0" w:color="auto"/>
      </w:divBdr>
    </w:div>
    <w:div w:id="772046044">
      <w:bodyDiv w:val="1"/>
      <w:marLeft w:val="0"/>
      <w:marRight w:val="0"/>
      <w:marTop w:val="0"/>
      <w:marBottom w:val="0"/>
      <w:divBdr>
        <w:top w:val="none" w:sz="0" w:space="0" w:color="auto"/>
        <w:left w:val="none" w:sz="0" w:space="0" w:color="auto"/>
        <w:bottom w:val="none" w:sz="0" w:space="0" w:color="auto"/>
        <w:right w:val="none" w:sz="0" w:space="0" w:color="auto"/>
      </w:divBdr>
    </w:div>
    <w:div w:id="860827107">
      <w:bodyDiv w:val="1"/>
      <w:marLeft w:val="0"/>
      <w:marRight w:val="0"/>
      <w:marTop w:val="0"/>
      <w:marBottom w:val="0"/>
      <w:divBdr>
        <w:top w:val="none" w:sz="0" w:space="0" w:color="auto"/>
        <w:left w:val="none" w:sz="0" w:space="0" w:color="auto"/>
        <w:bottom w:val="none" w:sz="0" w:space="0" w:color="auto"/>
        <w:right w:val="none" w:sz="0" w:space="0" w:color="auto"/>
      </w:divBdr>
    </w:div>
    <w:div w:id="916593431">
      <w:bodyDiv w:val="1"/>
      <w:marLeft w:val="0"/>
      <w:marRight w:val="0"/>
      <w:marTop w:val="0"/>
      <w:marBottom w:val="0"/>
      <w:divBdr>
        <w:top w:val="none" w:sz="0" w:space="0" w:color="auto"/>
        <w:left w:val="none" w:sz="0" w:space="0" w:color="auto"/>
        <w:bottom w:val="none" w:sz="0" w:space="0" w:color="auto"/>
        <w:right w:val="none" w:sz="0" w:space="0" w:color="auto"/>
      </w:divBdr>
      <w:divsChild>
        <w:div w:id="155458301">
          <w:marLeft w:val="0"/>
          <w:marRight w:val="0"/>
          <w:marTop w:val="0"/>
          <w:marBottom w:val="0"/>
          <w:divBdr>
            <w:top w:val="none" w:sz="0" w:space="0" w:color="auto"/>
            <w:left w:val="none" w:sz="0" w:space="0" w:color="auto"/>
            <w:bottom w:val="none" w:sz="0" w:space="0" w:color="auto"/>
            <w:right w:val="none" w:sz="0" w:space="0" w:color="auto"/>
          </w:divBdr>
        </w:div>
        <w:div w:id="524683957">
          <w:marLeft w:val="0"/>
          <w:marRight w:val="0"/>
          <w:marTop w:val="0"/>
          <w:marBottom w:val="0"/>
          <w:divBdr>
            <w:top w:val="none" w:sz="0" w:space="0" w:color="auto"/>
            <w:left w:val="none" w:sz="0" w:space="0" w:color="auto"/>
            <w:bottom w:val="none" w:sz="0" w:space="0" w:color="auto"/>
            <w:right w:val="none" w:sz="0" w:space="0" w:color="auto"/>
          </w:divBdr>
        </w:div>
        <w:div w:id="985082977">
          <w:marLeft w:val="0"/>
          <w:marRight w:val="0"/>
          <w:marTop w:val="0"/>
          <w:marBottom w:val="0"/>
          <w:divBdr>
            <w:top w:val="none" w:sz="0" w:space="0" w:color="auto"/>
            <w:left w:val="none" w:sz="0" w:space="0" w:color="auto"/>
            <w:bottom w:val="none" w:sz="0" w:space="0" w:color="auto"/>
            <w:right w:val="none" w:sz="0" w:space="0" w:color="auto"/>
          </w:divBdr>
        </w:div>
        <w:div w:id="1152790174">
          <w:marLeft w:val="0"/>
          <w:marRight w:val="0"/>
          <w:marTop w:val="0"/>
          <w:marBottom w:val="0"/>
          <w:divBdr>
            <w:top w:val="none" w:sz="0" w:space="0" w:color="auto"/>
            <w:left w:val="none" w:sz="0" w:space="0" w:color="auto"/>
            <w:bottom w:val="none" w:sz="0" w:space="0" w:color="auto"/>
            <w:right w:val="none" w:sz="0" w:space="0" w:color="auto"/>
          </w:divBdr>
        </w:div>
        <w:div w:id="1671712962">
          <w:marLeft w:val="0"/>
          <w:marRight w:val="0"/>
          <w:marTop w:val="0"/>
          <w:marBottom w:val="0"/>
          <w:divBdr>
            <w:top w:val="none" w:sz="0" w:space="0" w:color="auto"/>
            <w:left w:val="none" w:sz="0" w:space="0" w:color="auto"/>
            <w:bottom w:val="none" w:sz="0" w:space="0" w:color="auto"/>
            <w:right w:val="none" w:sz="0" w:space="0" w:color="auto"/>
          </w:divBdr>
        </w:div>
      </w:divsChild>
    </w:div>
    <w:div w:id="1028070810">
      <w:bodyDiv w:val="1"/>
      <w:marLeft w:val="0"/>
      <w:marRight w:val="0"/>
      <w:marTop w:val="0"/>
      <w:marBottom w:val="0"/>
      <w:divBdr>
        <w:top w:val="none" w:sz="0" w:space="0" w:color="auto"/>
        <w:left w:val="none" w:sz="0" w:space="0" w:color="auto"/>
        <w:bottom w:val="none" w:sz="0" w:space="0" w:color="auto"/>
        <w:right w:val="none" w:sz="0" w:space="0" w:color="auto"/>
      </w:divBdr>
    </w:div>
    <w:div w:id="1077509417">
      <w:bodyDiv w:val="1"/>
      <w:marLeft w:val="0"/>
      <w:marRight w:val="0"/>
      <w:marTop w:val="0"/>
      <w:marBottom w:val="0"/>
      <w:divBdr>
        <w:top w:val="none" w:sz="0" w:space="0" w:color="auto"/>
        <w:left w:val="none" w:sz="0" w:space="0" w:color="auto"/>
        <w:bottom w:val="none" w:sz="0" w:space="0" w:color="auto"/>
        <w:right w:val="none" w:sz="0" w:space="0" w:color="auto"/>
      </w:divBdr>
    </w:div>
    <w:div w:id="1107231450">
      <w:bodyDiv w:val="1"/>
      <w:marLeft w:val="0"/>
      <w:marRight w:val="0"/>
      <w:marTop w:val="0"/>
      <w:marBottom w:val="0"/>
      <w:divBdr>
        <w:top w:val="none" w:sz="0" w:space="0" w:color="auto"/>
        <w:left w:val="none" w:sz="0" w:space="0" w:color="auto"/>
        <w:bottom w:val="none" w:sz="0" w:space="0" w:color="auto"/>
        <w:right w:val="none" w:sz="0" w:space="0" w:color="auto"/>
      </w:divBdr>
    </w:div>
    <w:div w:id="1116602567">
      <w:bodyDiv w:val="1"/>
      <w:marLeft w:val="0"/>
      <w:marRight w:val="0"/>
      <w:marTop w:val="0"/>
      <w:marBottom w:val="0"/>
      <w:divBdr>
        <w:top w:val="none" w:sz="0" w:space="0" w:color="auto"/>
        <w:left w:val="none" w:sz="0" w:space="0" w:color="auto"/>
        <w:bottom w:val="none" w:sz="0" w:space="0" w:color="auto"/>
        <w:right w:val="none" w:sz="0" w:space="0" w:color="auto"/>
      </w:divBdr>
      <w:divsChild>
        <w:div w:id="1534465411">
          <w:marLeft w:val="547"/>
          <w:marRight w:val="0"/>
          <w:marTop w:val="200"/>
          <w:marBottom w:val="0"/>
          <w:divBdr>
            <w:top w:val="none" w:sz="0" w:space="0" w:color="auto"/>
            <w:left w:val="none" w:sz="0" w:space="0" w:color="auto"/>
            <w:bottom w:val="none" w:sz="0" w:space="0" w:color="auto"/>
            <w:right w:val="none" w:sz="0" w:space="0" w:color="auto"/>
          </w:divBdr>
        </w:div>
      </w:divsChild>
    </w:div>
    <w:div w:id="1199581978">
      <w:bodyDiv w:val="1"/>
      <w:marLeft w:val="0"/>
      <w:marRight w:val="0"/>
      <w:marTop w:val="0"/>
      <w:marBottom w:val="0"/>
      <w:divBdr>
        <w:top w:val="none" w:sz="0" w:space="0" w:color="auto"/>
        <w:left w:val="none" w:sz="0" w:space="0" w:color="auto"/>
        <w:bottom w:val="none" w:sz="0" w:space="0" w:color="auto"/>
        <w:right w:val="none" w:sz="0" w:space="0" w:color="auto"/>
      </w:divBdr>
    </w:div>
    <w:div w:id="1238635586">
      <w:bodyDiv w:val="1"/>
      <w:marLeft w:val="0"/>
      <w:marRight w:val="0"/>
      <w:marTop w:val="0"/>
      <w:marBottom w:val="0"/>
      <w:divBdr>
        <w:top w:val="none" w:sz="0" w:space="0" w:color="auto"/>
        <w:left w:val="none" w:sz="0" w:space="0" w:color="auto"/>
        <w:bottom w:val="none" w:sz="0" w:space="0" w:color="auto"/>
        <w:right w:val="none" w:sz="0" w:space="0" w:color="auto"/>
      </w:divBdr>
      <w:divsChild>
        <w:div w:id="160196363">
          <w:marLeft w:val="0"/>
          <w:marRight w:val="0"/>
          <w:marTop w:val="0"/>
          <w:marBottom w:val="0"/>
          <w:divBdr>
            <w:top w:val="none" w:sz="0" w:space="0" w:color="auto"/>
            <w:left w:val="none" w:sz="0" w:space="0" w:color="auto"/>
            <w:bottom w:val="none" w:sz="0" w:space="0" w:color="auto"/>
            <w:right w:val="none" w:sz="0" w:space="0" w:color="auto"/>
          </w:divBdr>
          <w:divsChild>
            <w:div w:id="903839072">
              <w:marLeft w:val="0"/>
              <w:marRight w:val="0"/>
              <w:marTop w:val="0"/>
              <w:marBottom w:val="0"/>
              <w:divBdr>
                <w:top w:val="none" w:sz="0" w:space="0" w:color="auto"/>
                <w:left w:val="none" w:sz="0" w:space="0" w:color="auto"/>
                <w:bottom w:val="none" w:sz="0" w:space="0" w:color="auto"/>
                <w:right w:val="none" w:sz="0" w:space="0" w:color="auto"/>
              </w:divBdr>
            </w:div>
          </w:divsChild>
        </w:div>
        <w:div w:id="337001489">
          <w:marLeft w:val="0"/>
          <w:marRight w:val="0"/>
          <w:marTop w:val="0"/>
          <w:marBottom w:val="0"/>
          <w:divBdr>
            <w:top w:val="none" w:sz="0" w:space="0" w:color="auto"/>
            <w:left w:val="none" w:sz="0" w:space="0" w:color="auto"/>
            <w:bottom w:val="none" w:sz="0" w:space="0" w:color="auto"/>
            <w:right w:val="none" w:sz="0" w:space="0" w:color="auto"/>
          </w:divBdr>
          <w:divsChild>
            <w:div w:id="1419789494">
              <w:marLeft w:val="0"/>
              <w:marRight w:val="0"/>
              <w:marTop w:val="0"/>
              <w:marBottom w:val="0"/>
              <w:divBdr>
                <w:top w:val="none" w:sz="0" w:space="0" w:color="auto"/>
                <w:left w:val="none" w:sz="0" w:space="0" w:color="auto"/>
                <w:bottom w:val="none" w:sz="0" w:space="0" w:color="auto"/>
                <w:right w:val="none" w:sz="0" w:space="0" w:color="auto"/>
              </w:divBdr>
            </w:div>
          </w:divsChild>
        </w:div>
        <w:div w:id="738594562">
          <w:marLeft w:val="0"/>
          <w:marRight w:val="0"/>
          <w:marTop w:val="0"/>
          <w:marBottom w:val="0"/>
          <w:divBdr>
            <w:top w:val="none" w:sz="0" w:space="0" w:color="auto"/>
            <w:left w:val="none" w:sz="0" w:space="0" w:color="auto"/>
            <w:bottom w:val="none" w:sz="0" w:space="0" w:color="auto"/>
            <w:right w:val="none" w:sz="0" w:space="0" w:color="auto"/>
          </w:divBdr>
          <w:divsChild>
            <w:div w:id="318047921">
              <w:marLeft w:val="0"/>
              <w:marRight w:val="0"/>
              <w:marTop w:val="0"/>
              <w:marBottom w:val="0"/>
              <w:divBdr>
                <w:top w:val="none" w:sz="0" w:space="0" w:color="auto"/>
                <w:left w:val="none" w:sz="0" w:space="0" w:color="auto"/>
                <w:bottom w:val="none" w:sz="0" w:space="0" w:color="auto"/>
                <w:right w:val="none" w:sz="0" w:space="0" w:color="auto"/>
              </w:divBdr>
            </w:div>
          </w:divsChild>
        </w:div>
        <w:div w:id="858009831">
          <w:marLeft w:val="0"/>
          <w:marRight w:val="0"/>
          <w:marTop w:val="0"/>
          <w:marBottom w:val="0"/>
          <w:divBdr>
            <w:top w:val="none" w:sz="0" w:space="0" w:color="auto"/>
            <w:left w:val="none" w:sz="0" w:space="0" w:color="auto"/>
            <w:bottom w:val="none" w:sz="0" w:space="0" w:color="auto"/>
            <w:right w:val="none" w:sz="0" w:space="0" w:color="auto"/>
          </w:divBdr>
          <w:divsChild>
            <w:div w:id="49305341">
              <w:marLeft w:val="0"/>
              <w:marRight w:val="0"/>
              <w:marTop w:val="0"/>
              <w:marBottom w:val="0"/>
              <w:divBdr>
                <w:top w:val="none" w:sz="0" w:space="0" w:color="auto"/>
                <w:left w:val="none" w:sz="0" w:space="0" w:color="auto"/>
                <w:bottom w:val="none" w:sz="0" w:space="0" w:color="auto"/>
                <w:right w:val="none" w:sz="0" w:space="0" w:color="auto"/>
              </w:divBdr>
            </w:div>
            <w:div w:id="149103955">
              <w:marLeft w:val="0"/>
              <w:marRight w:val="0"/>
              <w:marTop w:val="0"/>
              <w:marBottom w:val="0"/>
              <w:divBdr>
                <w:top w:val="none" w:sz="0" w:space="0" w:color="auto"/>
                <w:left w:val="none" w:sz="0" w:space="0" w:color="auto"/>
                <w:bottom w:val="none" w:sz="0" w:space="0" w:color="auto"/>
                <w:right w:val="none" w:sz="0" w:space="0" w:color="auto"/>
              </w:divBdr>
            </w:div>
            <w:div w:id="433476138">
              <w:marLeft w:val="0"/>
              <w:marRight w:val="0"/>
              <w:marTop w:val="0"/>
              <w:marBottom w:val="0"/>
              <w:divBdr>
                <w:top w:val="none" w:sz="0" w:space="0" w:color="auto"/>
                <w:left w:val="none" w:sz="0" w:space="0" w:color="auto"/>
                <w:bottom w:val="none" w:sz="0" w:space="0" w:color="auto"/>
                <w:right w:val="none" w:sz="0" w:space="0" w:color="auto"/>
              </w:divBdr>
            </w:div>
            <w:div w:id="1269048230">
              <w:marLeft w:val="0"/>
              <w:marRight w:val="0"/>
              <w:marTop w:val="0"/>
              <w:marBottom w:val="0"/>
              <w:divBdr>
                <w:top w:val="none" w:sz="0" w:space="0" w:color="auto"/>
                <w:left w:val="none" w:sz="0" w:space="0" w:color="auto"/>
                <w:bottom w:val="none" w:sz="0" w:space="0" w:color="auto"/>
                <w:right w:val="none" w:sz="0" w:space="0" w:color="auto"/>
              </w:divBdr>
            </w:div>
            <w:div w:id="1829059291">
              <w:marLeft w:val="0"/>
              <w:marRight w:val="0"/>
              <w:marTop w:val="0"/>
              <w:marBottom w:val="0"/>
              <w:divBdr>
                <w:top w:val="none" w:sz="0" w:space="0" w:color="auto"/>
                <w:left w:val="none" w:sz="0" w:space="0" w:color="auto"/>
                <w:bottom w:val="none" w:sz="0" w:space="0" w:color="auto"/>
                <w:right w:val="none" w:sz="0" w:space="0" w:color="auto"/>
              </w:divBdr>
            </w:div>
          </w:divsChild>
        </w:div>
        <w:div w:id="873616937">
          <w:marLeft w:val="0"/>
          <w:marRight w:val="0"/>
          <w:marTop w:val="0"/>
          <w:marBottom w:val="0"/>
          <w:divBdr>
            <w:top w:val="none" w:sz="0" w:space="0" w:color="auto"/>
            <w:left w:val="none" w:sz="0" w:space="0" w:color="auto"/>
            <w:bottom w:val="none" w:sz="0" w:space="0" w:color="auto"/>
            <w:right w:val="none" w:sz="0" w:space="0" w:color="auto"/>
          </w:divBdr>
          <w:divsChild>
            <w:div w:id="927620944">
              <w:marLeft w:val="0"/>
              <w:marRight w:val="0"/>
              <w:marTop w:val="0"/>
              <w:marBottom w:val="0"/>
              <w:divBdr>
                <w:top w:val="none" w:sz="0" w:space="0" w:color="auto"/>
                <w:left w:val="none" w:sz="0" w:space="0" w:color="auto"/>
                <w:bottom w:val="none" w:sz="0" w:space="0" w:color="auto"/>
                <w:right w:val="none" w:sz="0" w:space="0" w:color="auto"/>
              </w:divBdr>
            </w:div>
          </w:divsChild>
        </w:div>
        <w:div w:id="953250389">
          <w:marLeft w:val="0"/>
          <w:marRight w:val="0"/>
          <w:marTop w:val="0"/>
          <w:marBottom w:val="0"/>
          <w:divBdr>
            <w:top w:val="none" w:sz="0" w:space="0" w:color="auto"/>
            <w:left w:val="none" w:sz="0" w:space="0" w:color="auto"/>
            <w:bottom w:val="none" w:sz="0" w:space="0" w:color="auto"/>
            <w:right w:val="none" w:sz="0" w:space="0" w:color="auto"/>
          </w:divBdr>
          <w:divsChild>
            <w:div w:id="1817867894">
              <w:marLeft w:val="0"/>
              <w:marRight w:val="0"/>
              <w:marTop w:val="0"/>
              <w:marBottom w:val="0"/>
              <w:divBdr>
                <w:top w:val="none" w:sz="0" w:space="0" w:color="auto"/>
                <w:left w:val="none" w:sz="0" w:space="0" w:color="auto"/>
                <w:bottom w:val="none" w:sz="0" w:space="0" w:color="auto"/>
                <w:right w:val="none" w:sz="0" w:space="0" w:color="auto"/>
              </w:divBdr>
            </w:div>
          </w:divsChild>
        </w:div>
        <w:div w:id="1046878306">
          <w:marLeft w:val="0"/>
          <w:marRight w:val="0"/>
          <w:marTop w:val="0"/>
          <w:marBottom w:val="0"/>
          <w:divBdr>
            <w:top w:val="none" w:sz="0" w:space="0" w:color="auto"/>
            <w:left w:val="none" w:sz="0" w:space="0" w:color="auto"/>
            <w:bottom w:val="none" w:sz="0" w:space="0" w:color="auto"/>
            <w:right w:val="none" w:sz="0" w:space="0" w:color="auto"/>
          </w:divBdr>
          <w:divsChild>
            <w:div w:id="180093457">
              <w:marLeft w:val="0"/>
              <w:marRight w:val="0"/>
              <w:marTop w:val="0"/>
              <w:marBottom w:val="0"/>
              <w:divBdr>
                <w:top w:val="none" w:sz="0" w:space="0" w:color="auto"/>
                <w:left w:val="none" w:sz="0" w:space="0" w:color="auto"/>
                <w:bottom w:val="none" w:sz="0" w:space="0" w:color="auto"/>
                <w:right w:val="none" w:sz="0" w:space="0" w:color="auto"/>
              </w:divBdr>
            </w:div>
          </w:divsChild>
        </w:div>
        <w:div w:id="1087730242">
          <w:marLeft w:val="0"/>
          <w:marRight w:val="0"/>
          <w:marTop w:val="0"/>
          <w:marBottom w:val="0"/>
          <w:divBdr>
            <w:top w:val="none" w:sz="0" w:space="0" w:color="auto"/>
            <w:left w:val="none" w:sz="0" w:space="0" w:color="auto"/>
            <w:bottom w:val="none" w:sz="0" w:space="0" w:color="auto"/>
            <w:right w:val="none" w:sz="0" w:space="0" w:color="auto"/>
          </w:divBdr>
          <w:divsChild>
            <w:div w:id="1809086310">
              <w:marLeft w:val="0"/>
              <w:marRight w:val="0"/>
              <w:marTop w:val="0"/>
              <w:marBottom w:val="0"/>
              <w:divBdr>
                <w:top w:val="none" w:sz="0" w:space="0" w:color="auto"/>
                <w:left w:val="none" w:sz="0" w:space="0" w:color="auto"/>
                <w:bottom w:val="none" w:sz="0" w:space="0" w:color="auto"/>
                <w:right w:val="none" w:sz="0" w:space="0" w:color="auto"/>
              </w:divBdr>
            </w:div>
            <w:div w:id="1977635695">
              <w:marLeft w:val="0"/>
              <w:marRight w:val="0"/>
              <w:marTop w:val="0"/>
              <w:marBottom w:val="0"/>
              <w:divBdr>
                <w:top w:val="none" w:sz="0" w:space="0" w:color="auto"/>
                <w:left w:val="none" w:sz="0" w:space="0" w:color="auto"/>
                <w:bottom w:val="none" w:sz="0" w:space="0" w:color="auto"/>
                <w:right w:val="none" w:sz="0" w:space="0" w:color="auto"/>
              </w:divBdr>
            </w:div>
          </w:divsChild>
        </w:div>
        <w:div w:id="1230582031">
          <w:marLeft w:val="0"/>
          <w:marRight w:val="0"/>
          <w:marTop w:val="0"/>
          <w:marBottom w:val="0"/>
          <w:divBdr>
            <w:top w:val="none" w:sz="0" w:space="0" w:color="auto"/>
            <w:left w:val="none" w:sz="0" w:space="0" w:color="auto"/>
            <w:bottom w:val="none" w:sz="0" w:space="0" w:color="auto"/>
            <w:right w:val="none" w:sz="0" w:space="0" w:color="auto"/>
          </w:divBdr>
          <w:divsChild>
            <w:div w:id="1535192116">
              <w:marLeft w:val="0"/>
              <w:marRight w:val="0"/>
              <w:marTop w:val="0"/>
              <w:marBottom w:val="0"/>
              <w:divBdr>
                <w:top w:val="none" w:sz="0" w:space="0" w:color="auto"/>
                <w:left w:val="none" w:sz="0" w:space="0" w:color="auto"/>
                <w:bottom w:val="none" w:sz="0" w:space="0" w:color="auto"/>
                <w:right w:val="none" w:sz="0" w:space="0" w:color="auto"/>
              </w:divBdr>
            </w:div>
          </w:divsChild>
        </w:div>
        <w:div w:id="1485390262">
          <w:marLeft w:val="0"/>
          <w:marRight w:val="0"/>
          <w:marTop w:val="0"/>
          <w:marBottom w:val="0"/>
          <w:divBdr>
            <w:top w:val="none" w:sz="0" w:space="0" w:color="auto"/>
            <w:left w:val="none" w:sz="0" w:space="0" w:color="auto"/>
            <w:bottom w:val="none" w:sz="0" w:space="0" w:color="auto"/>
            <w:right w:val="none" w:sz="0" w:space="0" w:color="auto"/>
          </w:divBdr>
          <w:divsChild>
            <w:div w:id="1186871929">
              <w:marLeft w:val="0"/>
              <w:marRight w:val="0"/>
              <w:marTop w:val="0"/>
              <w:marBottom w:val="0"/>
              <w:divBdr>
                <w:top w:val="none" w:sz="0" w:space="0" w:color="auto"/>
                <w:left w:val="none" w:sz="0" w:space="0" w:color="auto"/>
                <w:bottom w:val="none" w:sz="0" w:space="0" w:color="auto"/>
                <w:right w:val="none" w:sz="0" w:space="0" w:color="auto"/>
              </w:divBdr>
            </w:div>
          </w:divsChild>
        </w:div>
        <w:div w:id="1548226546">
          <w:marLeft w:val="0"/>
          <w:marRight w:val="0"/>
          <w:marTop w:val="0"/>
          <w:marBottom w:val="0"/>
          <w:divBdr>
            <w:top w:val="none" w:sz="0" w:space="0" w:color="auto"/>
            <w:left w:val="none" w:sz="0" w:space="0" w:color="auto"/>
            <w:bottom w:val="none" w:sz="0" w:space="0" w:color="auto"/>
            <w:right w:val="none" w:sz="0" w:space="0" w:color="auto"/>
          </w:divBdr>
          <w:divsChild>
            <w:div w:id="2034333994">
              <w:marLeft w:val="0"/>
              <w:marRight w:val="0"/>
              <w:marTop w:val="0"/>
              <w:marBottom w:val="0"/>
              <w:divBdr>
                <w:top w:val="none" w:sz="0" w:space="0" w:color="auto"/>
                <w:left w:val="none" w:sz="0" w:space="0" w:color="auto"/>
                <w:bottom w:val="none" w:sz="0" w:space="0" w:color="auto"/>
                <w:right w:val="none" w:sz="0" w:space="0" w:color="auto"/>
              </w:divBdr>
            </w:div>
          </w:divsChild>
        </w:div>
        <w:div w:id="1601447844">
          <w:marLeft w:val="0"/>
          <w:marRight w:val="0"/>
          <w:marTop w:val="0"/>
          <w:marBottom w:val="0"/>
          <w:divBdr>
            <w:top w:val="none" w:sz="0" w:space="0" w:color="auto"/>
            <w:left w:val="none" w:sz="0" w:space="0" w:color="auto"/>
            <w:bottom w:val="none" w:sz="0" w:space="0" w:color="auto"/>
            <w:right w:val="none" w:sz="0" w:space="0" w:color="auto"/>
          </w:divBdr>
          <w:divsChild>
            <w:div w:id="855778105">
              <w:marLeft w:val="0"/>
              <w:marRight w:val="0"/>
              <w:marTop w:val="0"/>
              <w:marBottom w:val="0"/>
              <w:divBdr>
                <w:top w:val="none" w:sz="0" w:space="0" w:color="auto"/>
                <w:left w:val="none" w:sz="0" w:space="0" w:color="auto"/>
                <w:bottom w:val="none" w:sz="0" w:space="0" w:color="auto"/>
                <w:right w:val="none" w:sz="0" w:space="0" w:color="auto"/>
              </w:divBdr>
            </w:div>
          </w:divsChild>
        </w:div>
        <w:div w:id="1764718536">
          <w:marLeft w:val="0"/>
          <w:marRight w:val="0"/>
          <w:marTop w:val="0"/>
          <w:marBottom w:val="0"/>
          <w:divBdr>
            <w:top w:val="none" w:sz="0" w:space="0" w:color="auto"/>
            <w:left w:val="none" w:sz="0" w:space="0" w:color="auto"/>
            <w:bottom w:val="none" w:sz="0" w:space="0" w:color="auto"/>
            <w:right w:val="none" w:sz="0" w:space="0" w:color="auto"/>
          </w:divBdr>
          <w:divsChild>
            <w:div w:id="1681463504">
              <w:marLeft w:val="0"/>
              <w:marRight w:val="0"/>
              <w:marTop w:val="0"/>
              <w:marBottom w:val="0"/>
              <w:divBdr>
                <w:top w:val="none" w:sz="0" w:space="0" w:color="auto"/>
                <w:left w:val="none" w:sz="0" w:space="0" w:color="auto"/>
                <w:bottom w:val="none" w:sz="0" w:space="0" w:color="auto"/>
                <w:right w:val="none" w:sz="0" w:space="0" w:color="auto"/>
              </w:divBdr>
            </w:div>
          </w:divsChild>
        </w:div>
        <w:div w:id="2024819674">
          <w:marLeft w:val="0"/>
          <w:marRight w:val="0"/>
          <w:marTop w:val="0"/>
          <w:marBottom w:val="0"/>
          <w:divBdr>
            <w:top w:val="none" w:sz="0" w:space="0" w:color="auto"/>
            <w:left w:val="none" w:sz="0" w:space="0" w:color="auto"/>
            <w:bottom w:val="none" w:sz="0" w:space="0" w:color="auto"/>
            <w:right w:val="none" w:sz="0" w:space="0" w:color="auto"/>
          </w:divBdr>
          <w:divsChild>
            <w:div w:id="1506439256">
              <w:marLeft w:val="0"/>
              <w:marRight w:val="0"/>
              <w:marTop w:val="0"/>
              <w:marBottom w:val="0"/>
              <w:divBdr>
                <w:top w:val="none" w:sz="0" w:space="0" w:color="auto"/>
                <w:left w:val="none" w:sz="0" w:space="0" w:color="auto"/>
                <w:bottom w:val="none" w:sz="0" w:space="0" w:color="auto"/>
                <w:right w:val="none" w:sz="0" w:space="0" w:color="auto"/>
              </w:divBdr>
            </w:div>
          </w:divsChild>
        </w:div>
        <w:div w:id="2036419096">
          <w:marLeft w:val="0"/>
          <w:marRight w:val="0"/>
          <w:marTop w:val="0"/>
          <w:marBottom w:val="0"/>
          <w:divBdr>
            <w:top w:val="none" w:sz="0" w:space="0" w:color="auto"/>
            <w:left w:val="none" w:sz="0" w:space="0" w:color="auto"/>
            <w:bottom w:val="none" w:sz="0" w:space="0" w:color="auto"/>
            <w:right w:val="none" w:sz="0" w:space="0" w:color="auto"/>
          </w:divBdr>
          <w:divsChild>
            <w:div w:id="1402798340">
              <w:marLeft w:val="0"/>
              <w:marRight w:val="0"/>
              <w:marTop w:val="0"/>
              <w:marBottom w:val="0"/>
              <w:divBdr>
                <w:top w:val="none" w:sz="0" w:space="0" w:color="auto"/>
                <w:left w:val="none" w:sz="0" w:space="0" w:color="auto"/>
                <w:bottom w:val="none" w:sz="0" w:space="0" w:color="auto"/>
                <w:right w:val="none" w:sz="0" w:space="0" w:color="auto"/>
              </w:divBdr>
            </w:div>
          </w:divsChild>
        </w:div>
        <w:div w:id="2109544295">
          <w:marLeft w:val="0"/>
          <w:marRight w:val="0"/>
          <w:marTop w:val="0"/>
          <w:marBottom w:val="0"/>
          <w:divBdr>
            <w:top w:val="none" w:sz="0" w:space="0" w:color="auto"/>
            <w:left w:val="none" w:sz="0" w:space="0" w:color="auto"/>
            <w:bottom w:val="none" w:sz="0" w:space="0" w:color="auto"/>
            <w:right w:val="none" w:sz="0" w:space="0" w:color="auto"/>
          </w:divBdr>
          <w:divsChild>
            <w:div w:id="16581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5853">
      <w:bodyDiv w:val="1"/>
      <w:marLeft w:val="0"/>
      <w:marRight w:val="0"/>
      <w:marTop w:val="0"/>
      <w:marBottom w:val="0"/>
      <w:divBdr>
        <w:top w:val="none" w:sz="0" w:space="0" w:color="auto"/>
        <w:left w:val="none" w:sz="0" w:space="0" w:color="auto"/>
        <w:bottom w:val="none" w:sz="0" w:space="0" w:color="auto"/>
        <w:right w:val="none" w:sz="0" w:space="0" w:color="auto"/>
      </w:divBdr>
    </w:div>
    <w:div w:id="1320768628">
      <w:bodyDiv w:val="1"/>
      <w:marLeft w:val="0"/>
      <w:marRight w:val="0"/>
      <w:marTop w:val="0"/>
      <w:marBottom w:val="0"/>
      <w:divBdr>
        <w:top w:val="none" w:sz="0" w:space="0" w:color="auto"/>
        <w:left w:val="none" w:sz="0" w:space="0" w:color="auto"/>
        <w:bottom w:val="none" w:sz="0" w:space="0" w:color="auto"/>
        <w:right w:val="none" w:sz="0" w:space="0" w:color="auto"/>
      </w:divBdr>
    </w:div>
    <w:div w:id="1349528363">
      <w:bodyDiv w:val="1"/>
      <w:marLeft w:val="0"/>
      <w:marRight w:val="0"/>
      <w:marTop w:val="0"/>
      <w:marBottom w:val="0"/>
      <w:divBdr>
        <w:top w:val="none" w:sz="0" w:space="0" w:color="auto"/>
        <w:left w:val="none" w:sz="0" w:space="0" w:color="auto"/>
        <w:bottom w:val="none" w:sz="0" w:space="0" w:color="auto"/>
        <w:right w:val="none" w:sz="0" w:space="0" w:color="auto"/>
      </w:divBdr>
    </w:div>
    <w:div w:id="1547140256">
      <w:bodyDiv w:val="1"/>
      <w:marLeft w:val="0"/>
      <w:marRight w:val="0"/>
      <w:marTop w:val="0"/>
      <w:marBottom w:val="0"/>
      <w:divBdr>
        <w:top w:val="none" w:sz="0" w:space="0" w:color="auto"/>
        <w:left w:val="none" w:sz="0" w:space="0" w:color="auto"/>
        <w:bottom w:val="none" w:sz="0" w:space="0" w:color="auto"/>
        <w:right w:val="none" w:sz="0" w:space="0" w:color="auto"/>
      </w:divBdr>
    </w:div>
    <w:div w:id="1596670295">
      <w:bodyDiv w:val="1"/>
      <w:marLeft w:val="0"/>
      <w:marRight w:val="0"/>
      <w:marTop w:val="0"/>
      <w:marBottom w:val="0"/>
      <w:divBdr>
        <w:top w:val="none" w:sz="0" w:space="0" w:color="auto"/>
        <w:left w:val="none" w:sz="0" w:space="0" w:color="auto"/>
        <w:bottom w:val="none" w:sz="0" w:space="0" w:color="auto"/>
        <w:right w:val="none" w:sz="0" w:space="0" w:color="auto"/>
      </w:divBdr>
    </w:div>
    <w:div w:id="1622227088">
      <w:bodyDiv w:val="1"/>
      <w:marLeft w:val="0"/>
      <w:marRight w:val="0"/>
      <w:marTop w:val="0"/>
      <w:marBottom w:val="0"/>
      <w:divBdr>
        <w:top w:val="none" w:sz="0" w:space="0" w:color="auto"/>
        <w:left w:val="none" w:sz="0" w:space="0" w:color="auto"/>
        <w:bottom w:val="none" w:sz="0" w:space="0" w:color="auto"/>
        <w:right w:val="none" w:sz="0" w:space="0" w:color="auto"/>
      </w:divBdr>
    </w:div>
    <w:div w:id="1653752844">
      <w:bodyDiv w:val="1"/>
      <w:marLeft w:val="0"/>
      <w:marRight w:val="0"/>
      <w:marTop w:val="0"/>
      <w:marBottom w:val="0"/>
      <w:divBdr>
        <w:top w:val="none" w:sz="0" w:space="0" w:color="auto"/>
        <w:left w:val="none" w:sz="0" w:space="0" w:color="auto"/>
        <w:bottom w:val="none" w:sz="0" w:space="0" w:color="auto"/>
        <w:right w:val="none" w:sz="0" w:space="0" w:color="auto"/>
      </w:divBdr>
    </w:div>
    <w:div w:id="1727295848">
      <w:bodyDiv w:val="1"/>
      <w:marLeft w:val="0"/>
      <w:marRight w:val="0"/>
      <w:marTop w:val="0"/>
      <w:marBottom w:val="0"/>
      <w:divBdr>
        <w:top w:val="none" w:sz="0" w:space="0" w:color="auto"/>
        <w:left w:val="none" w:sz="0" w:space="0" w:color="auto"/>
        <w:bottom w:val="none" w:sz="0" w:space="0" w:color="auto"/>
        <w:right w:val="none" w:sz="0" w:space="0" w:color="auto"/>
      </w:divBdr>
    </w:div>
    <w:div w:id="1872259046">
      <w:bodyDiv w:val="1"/>
      <w:marLeft w:val="0"/>
      <w:marRight w:val="0"/>
      <w:marTop w:val="0"/>
      <w:marBottom w:val="0"/>
      <w:divBdr>
        <w:top w:val="none" w:sz="0" w:space="0" w:color="auto"/>
        <w:left w:val="none" w:sz="0" w:space="0" w:color="auto"/>
        <w:bottom w:val="none" w:sz="0" w:space="0" w:color="auto"/>
        <w:right w:val="none" w:sz="0" w:space="0" w:color="auto"/>
      </w:divBdr>
    </w:div>
    <w:div w:id="1933124700">
      <w:bodyDiv w:val="1"/>
      <w:marLeft w:val="0"/>
      <w:marRight w:val="0"/>
      <w:marTop w:val="0"/>
      <w:marBottom w:val="0"/>
      <w:divBdr>
        <w:top w:val="none" w:sz="0" w:space="0" w:color="auto"/>
        <w:left w:val="none" w:sz="0" w:space="0" w:color="auto"/>
        <w:bottom w:val="none" w:sz="0" w:space="0" w:color="auto"/>
        <w:right w:val="none" w:sz="0" w:space="0" w:color="auto"/>
      </w:divBdr>
      <w:divsChild>
        <w:div w:id="67121705">
          <w:marLeft w:val="0"/>
          <w:marRight w:val="0"/>
          <w:marTop w:val="0"/>
          <w:marBottom w:val="0"/>
          <w:divBdr>
            <w:top w:val="none" w:sz="0" w:space="0" w:color="auto"/>
            <w:left w:val="none" w:sz="0" w:space="0" w:color="auto"/>
            <w:bottom w:val="none" w:sz="0" w:space="0" w:color="auto"/>
            <w:right w:val="none" w:sz="0" w:space="0" w:color="auto"/>
          </w:divBdr>
        </w:div>
        <w:div w:id="1173111003">
          <w:marLeft w:val="0"/>
          <w:marRight w:val="0"/>
          <w:marTop w:val="0"/>
          <w:marBottom w:val="0"/>
          <w:divBdr>
            <w:top w:val="none" w:sz="0" w:space="0" w:color="auto"/>
            <w:left w:val="none" w:sz="0" w:space="0" w:color="auto"/>
            <w:bottom w:val="none" w:sz="0" w:space="0" w:color="auto"/>
            <w:right w:val="none" w:sz="0" w:space="0" w:color="auto"/>
          </w:divBdr>
        </w:div>
        <w:div w:id="1985233618">
          <w:marLeft w:val="0"/>
          <w:marRight w:val="0"/>
          <w:marTop w:val="0"/>
          <w:marBottom w:val="0"/>
          <w:divBdr>
            <w:top w:val="none" w:sz="0" w:space="0" w:color="auto"/>
            <w:left w:val="none" w:sz="0" w:space="0" w:color="auto"/>
            <w:bottom w:val="none" w:sz="0" w:space="0" w:color="auto"/>
            <w:right w:val="none" w:sz="0" w:space="0" w:color="auto"/>
          </w:divBdr>
        </w:div>
      </w:divsChild>
    </w:div>
    <w:div w:id="1939212268">
      <w:bodyDiv w:val="1"/>
      <w:marLeft w:val="0"/>
      <w:marRight w:val="0"/>
      <w:marTop w:val="0"/>
      <w:marBottom w:val="0"/>
      <w:divBdr>
        <w:top w:val="none" w:sz="0" w:space="0" w:color="auto"/>
        <w:left w:val="none" w:sz="0" w:space="0" w:color="auto"/>
        <w:bottom w:val="none" w:sz="0" w:space="0" w:color="auto"/>
        <w:right w:val="none" w:sz="0" w:space="0" w:color="auto"/>
      </w:divBdr>
    </w:div>
    <w:div w:id="1998797548">
      <w:bodyDiv w:val="1"/>
      <w:marLeft w:val="0"/>
      <w:marRight w:val="0"/>
      <w:marTop w:val="0"/>
      <w:marBottom w:val="0"/>
      <w:divBdr>
        <w:top w:val="none" w:sz="0" w:space="0" w:color="auto"/>
        <w:left w:val="none" w:sz="0" w:space="0" w:color="auto"/>
        <w:bottom w:val="none" w:sz="0" w:space="0" w:color="auto"/>
        <w:right w:val="none" w:sz="0" w:space="0" w:color="auto"/>
      </w:divBdr>
      <w:divsChild>
        <w:div w:id="329523919">
          <w:marLeft w:val="0"/>
          <w:marRight w:val="0"/>
          <w:marTop w:val="0"/>
          <w:marBottom w:val="0"/>
          <w:divBdr>
            <w:top w:val="none" w:sz="0" w:space="0" w:color="auto"/>
            <w:left w:val="none" w:sz="0" w:space="0" w:color="auto"/>
            <w:bottom w:val="none" w:sz="0" w:space="0" w:color="auto"/>
            <w:right w:val="none" w:sz="0" w:space="0" w:color="auto"/>
          </w:divBdr>
        </w:div>
        <w:div w:id="1587500252">
          <w:marLeft w:val="0"/>
          <w:marRight w:val="0"/>
          <w:marTop w:val="0"/>
          <w:marBottom w:val="0"/>
          <w:divBdr>
            <w:top w:val="none" w:sz="0" w:space="0" w:color="auto"/>
            <w:left w:val="none" w:sz="0" w:space="0" w:color="auto"/>
            <w:bottom w:val="none" w:sz="0" w:space="0" w:color="auto"/>
            <w:right w:val="none" w:sz="0" w:space="0" w:color="auto"/>
          </w:divBdr>
        </w:div>
      </w:divsChild>
    </w:div>
    <w:div w:id="2022395948">
      <w:bodyDiv w:val="1"/>
      <w:marLeft w:val="0"/>
      <w:marRight w:val="0"/>
      <w:marTop w:val="0"/>
      <w:marBottom w:val="0"/>
      <w:divBdr>
        <w:top w:val="none" w:sz="0" w:space="0" w:color="auto"/>
        <w:left w:val="none" w:sz="0" w:space="0" w:color="auto"/>
        <w:bottom w:val="none" w:sz="0" w:space="0" w:color="auto"/>
        <w:right w:val="none" w:sz="0" w:space="0" w:color="auto"/>
      </w:divBdr>
    </w:div>
    <w:div w:id="2056083185">
      <w:bodyDiv w:val="1"/>
      <w:marLeft w:val="0"/>
      <w:marRight w:val="0"/>
      <w:marTop w:val="0"/>
      <w:marBottom w:val="0"/>
      <w:divBdr>
        <w:top w:val="none" w:sz="0" w:space="0" w:color="auto"/>
        <w:left w:val="none" w:sz="0" w:space="0" w:color="auto"/>
        <w:bottom w:val="none" w:sz="0" w:space="0" w:color="auto"/>
        <w:right w:val="none" w:sz="0" w:space="0" w:color="auto"/>
      </w:divBdr>
    </w:div>
    <w:div w:id="207940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line.me/ti/g2/yxrKJV6cj1T95ZSgNfAq2eVlXiFRBFLTIG3w2A?utm_source=invitation&amp;utm_medium=link_copy&amp;utm_campaign=defaul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system8.ntunhs.edu.tw/2book/showbook.asp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F7787CDD28FACA4DA2EC3072B6DEA42C" ma:contentTypeVersion="6" ma:contentTypeDescription="建立新的文件。" ma:contentTypeScope="" ma:versionID="89189f9447a1c6e18af83c28923c3b04">
  <xsd:schema xmlns:xsd="http://www.w3.org/2001/XMLSchema" xmlns:xs="http://www.w3.org/2001/XMLSchema" xmlns:p="http://schemas.microsoft.com/office/2006/metadata/properties" xmlns:ns3="a82dab9d-a95f-4533-be26-b08bde94f502" targetNamespace="http://schemas.microsoft.com/office/2006/metadata/properties" ma:root="true" ma:fieldsID="87cbef9b6451c1c6451a004022f8501e" ns3:_="">
    <xsd:import namespace="a82dab9d-a95f-4533-be26-b08bde94f50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2dab9d-a95f-4533-be26-b08bde94f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75688-A0E3-444D-A4D8-C219C3E6EAB1}">
  <ds:schemaRefs>
    <ds:schemaRef ds:uri="http://schemas.microsoft.com/office/2006/metadata/contentType"/>
    <ds:schemaRef ds:uri="http://schemas.microsoft.com/office/2006/metadata/properties/metaAttributes"/>
    <ds:schemaRef ds:uri="http://www.w3.org/2000/xmlns/"/>
    <ds:schemaRef ds:uri="http://www.w3.org/2001/XMLSchema"/>
    <ds:schemaRef ds:uri="a82dab9d-a95f-4533-be26-b08bde94f502"/>
  </ds:schemaRefs>
</ds:datastoreItem>
</file>

<file path=customXml/itemProps2.xml><?xml version="1.0" encoding="utf-8"?>
<ds:datastoreItem xmlns:ds="http://schemas.openxmlformats.org/officeDocument/2006/customXml" ds:itemID="{70CB01D3-0DE7-4546-A8BB-1C0DDC6628E6}">
  <ds:schemaRefs>
    <ds:schemaRef ds:uri="http://schemas.microsoft.com/sharepoint/v3/contenttype/forms"/>
  </ds:schemaRefs>
</ds:datastoreItem>
</file>

<file path=customXml/itemProps3.xml><?xml version="1.0" encoding="utf-8"?>
<ds:datastoreItem xmlns:ds="http://schemas.openxmlformats.org/officeDocument/2006/customXml" ds:itemID="{90E791C2-8AEE-40D2-8CAB-A10950EB9447}">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3AD6AC88-F469-4C51-B442-E479823BA90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40</Pages>
  <Words>2420</Words>
  <Characters>13794</Characters>
  <Application>Microsoft Office Word</Application>
  <DocSecurity>0</DocSecurity>
  <Lines>114</Lines>
  <Paragraphs>32</Paragraphs>
  <ScaleCrop>false</ScaleCrop>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簡曉莉</dc:creator>
  <cp:keywords/>
  <dc:description/>
  <cp:lastModifiedBy>黃郁心</cp:lastModifiedBy>
  <cp:revision>505</cp:revision>
  <cp:lastPrinted>2025-06-03T15:40:00Z</cp:lastPrinted>
  <dcterms:created xsi:type="dcterms:W3CDTF">2025-05-05T03:33:00Z</dcterms:created>
  <dcterms:modified xsi:type="dcterms:W3CDTF">2025-09-25T03:50:00Z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0x010100F7787CDD28FACA4DA2EC3072B6DEA42C</vt:lpwstr>
  </property>
</Properties>
</file>